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78A57" w14:textId="7EF14761" w:rsidR="007A080D" w:rsidRPr="00244A3B" w:rsidRDefault="007A080D" w:rsidP="00244A3B">
      <w:pPr>
        <w:pStyle w:val="Default"/>
        <w:spacing w:before="120" w:after="120"/>
        <w:ind w:firstLine="426"/>
        <w:pPrChange w:id="0" w:author="Giulia Masoero" w:date="2022-07-01T17:22:00Z">
          <w:pPr>
            <w:pStyle w:val="Default"/>
            <w:spacing w:before="120" w:after="120" w:line="360" w:lineRule="auto"/>
            <w:ind w:firstLine="426"/>
          </w:pPr>
        </w:pPrChange>
      </w:pPr>
      <w:r w:rsidRPr="00244A3B">
        <w:fldChar w:fldCharType="begin"/>
      </w:r>
      <w:r w:rsidRPr="00244A3B">
        <w:instrText xml:space="preserve"> HYPERLINK "https://academic.oup.com/jmammal/article/93/5/1301/858721?login=true" </w:instrText>
      </w:r>
      <w:r w:rsidRPr="00244A3B">
        <w:fldChar w:fldCharType="separate"/>
      </w:r>
      <w:r w:rsidRPr="00244A3B">
        <w:rPr>
          <w:rStyle w:val="Hyperlink"/>
        </w:rPr>
        <w:t>https://academic.oup.com/jmammal/article/93/5/1301/858721?login=true</w:t>
      </w:r>
      <w:r w:rsidRPr="00244A3B">
        <w:fldChar w:fldCharType="end"/>
      </w:r>
      <w:r w:rsidRPr="00244A3B">
        <w:t xml:space="preserve"> </w:t>
      </w:r>
    </w:p>
    <w:p w14:paraId="55E1A674" w14:textId="416E4D7A" w:rsidR="00294694" w:rsidRPr="00244A3B" w:rsidRDefault="00294694" w:rsidP="00244A3B">
      <w:pPr>
        <w:pStyle w:val="Default"/>
        <w:spacing w:before="120" w:after="120"/>
        <w:ind w:firstLine="426"/>
        <w:rPr>
          <w:b/>
          <w:bCs/>
        </w:rPr>
        <w:pPrChange w:id="1" w:author="Giulia Masoero" w:date="2022-07-01T17:22:00Z">
          <w:pPr>
            <w:pStyle w:val="Default"/>
            <w:spacing w:before="120" w:after="120" w:line="360" w:lineRule="auto"/>
            <w:ind w:firstLine="426"/>
          </w:pPr>
        </w:pPrChange>
      </w:pPr>
      <w:r w:rsidRPr="00244A3B">
        <w:t xml:space="preserve"> </w:t>
      </w:r>
      <w:r w:rsidRPr="00244A3B">
        <w:rPr>
          <w:b/>
          <w:bCs/>
        </w:rPr>
        <w:t>Why are chamois shrinking in size in the Alps: Investigating the effects of climate on the phenotype of chamois</w:t>
      </w:r>
    </w:p>
    <w:p w14:paraId="3E662FCD" w14:textId="77777777" w:rsidR="00294694" w:rsidRPr="00244A3B" w:rsidRDefault="00294694" w:rsidP="00244A3B">
      <w:pPr>
        <w:pStyle w:val="Default"/>
        <w:spacing w:before="120" w:after="120"/>
        <w:ind w:firstLine="426"/>
        <w:pPrChange w:id="2" w:author="Giulia Masoero" w:date="2022-07-01T17:22:00Z">
          <w:pPr>
            <w:pStyle w:val="Default"/>
            <w:spacing w:before="120" w:after="120" w:line="360" w:lineRule="auto"/>
          </w:pPr>
        </w:pPrChange>
      </w:pPr>
    </w:p>
    <w:p w14:paraId="5126EADA" w14:textId="22BFA7B6" w:rsidR="00294694" w:rsidRPr="00244A3B" w:rsidRDefault="00294694" w:rsidP="00244A3B">
      <w:pPr>
        <w:pStyle w:val="Default"/>
        <w:spacing w:before="120" w:after="120"/>
        <w:ind w:firstLine="426"/>
        <w:pPrChange w:id="3" w:author="Giulia Masoero" w:date="2022-07-01T17:22:00Z">
          <w:pPr>
            <w:pStyle w:val="Default"/>
            <w:spacing w:before="120" w:after="120" w:line="360" w:lineRule="auto"/>
            <w:ind w:firstLine="426"/>
          </w:pPr>
        </w:pPrChange>
      </w:pPr>
      <w:r w:rsidRPr="00244A3B">
        <w:t xml:space="preserve"> Kristina Georgieva </w:t>
      </w:r>
      <w:proofErr w:type="spellStart"/>
      <w:r w:rsidRPr="00244A3B">
        <w:t>Gencheva</w:t>
      </w:r>
      <w:proofErr w:type="spellEnd"/>
    </w:p>
    <w:p w14:paraId="4567B2BA" w14:textId="78EABBE4" w:rsidR="00294694" w:rsidRPr="00244A3B" w:rsidRDefault="00294694" w:rsidP="00244A3B">
      <w:pPr>
        <w:pStyle w:val="Default"/>
        <w:spacing w:before="120" w:after="120"/>
        <w:ind w:firstLine="426"/>
        <w:pPrChange w:id="4" w:author="Giulia Masoero" w:date="2022-07-01T17:22:00Z">
          <w:pPr>
            <w:pStyle w:val="Default"/>
            <w:spacing w:before="120" w:after="120" w:line="360" w:lineRule="auto"/>
          </w:pPr>
        </w:pPrChange>
      </w:pPr>
    </w:p>
    <w:p w14:paraId="6037032D" w14:textId="712BBEB9" w:rsidR="00D41520" w:rsidRPr="00244A3B" w:rsidRDefault="00D41520" w:rsidP="00244A3B">
      <w:pPr>
        <w:pStyle w:val="Default"/>
        <w:spacing w:before="120" w:after="120"/>
        <w:ind w:firstLine="426"/>
        <w:rPr>
          <w:b/>
          <w:bCs/>
        </w:rPr>
        <w:pPrChange w:id="5" w:author="Giulia Masoero" w:date="2022-07-01T17:22:00Z">
          <w:pPr>
            <w:pStyle w:val="Default"/>
            <w:spacing w:before="120" w:after="120" w:line="360" w:lineRule="auto"/>
          </w:pPr>
        </w:pPrChange>
      </w:pPr>
      <w:r w:rsidRPr="00244A3B">
        <w:rPr>
          <w:b/>
          <w:bCs/>
        </w:rPr>
        <w:t>Abstract</w:t>
      </w:r>
    </w:p>
    <w:p w14:paraId="36407146" w14:textId="776EA626" w:rsidR="00294694" w:rsidRPr="00244A3B" w:rsidRDefault="00D41520" w:rsidP="00244A3B">
      <w:pPr>
        <w:pStyle w:val="Default"/>
        <w:spacing w:before="120" w:after="120"/>
        <w:ind w:firstLine="426"/>
        <w:pPrChange w:id="6" w:author="Giulia Masoero" w:date="2022-07-01T17:22:00Z">
          <w:pPr>
            <w:pStyle w:val="Default"/>
            <w:spacing w:before="120" w:after="120" w:line="360" w:lineRule="auto"/>
            <w:ind w:firstLine="426"/>
          </w:pPr>
        </w:pPrChange>
      </w:pPr>
      <w:r w:rsidRPr="00244A3B">
        <w:t xml:space="preserve">1. </w:t>
      </w:r>
      <w:r w:rsidR="00294694" w:rsidRPr="00244A3B">
        <w:t>Over the past decades, climate change has driven changes in body size in numerous species, including the alpine chamois (</w:t>
      </w:r>
      <w:r w:rsidR="00294694" w:rsidRPr="00244A3B">
        <w:rPr>
          <w:i/>
          <w:iCs/>
        </w:rPr>
        <w:t>Rupicapra rupicapra</w:t>
      </w:r>
      <w:r w:rsidR="00294694" w:rsidRPr="00244A3B">
        <w:t>). Here, we analyse 7217 1.5-year-old individuals from a population in the Ticino canton in the Swiss Alps from 1992 to 2018. Previous research concentrated on the change of body size in different sexes of alpine chamois, however, little is known about the effect of climate change on chamois during the early growth stages. This study aims to find out whether rising temperatures during the gestation, lactation</w:t>
      </w:r>
      <w:del w:id="7" w:author="Giulia Masoero" w:date="2022-06-30T17:14:00Z">
        <w:r w:rsidR="00294694" w:rsidRPr="009B02DE" w:rsidDel="004468A1">
          <w:delText>,</w:delText>
        </w:r>
      </w:del>
      <w:r w:rsidR="00294694" w:rsidRPr="00244A3B">
        <w:t xml:space="preserve"> and juvenile period have contributed to the long-term declining size of alpine chamois. The data were analysed with the package </w:t>
      </w:r>
      <w:r w:rsidR="00294694" w:rsidRPr="00244A3B">
        <w:rPr>
          <w:i/>
          <w:iCs/>
        </w:rPr>
        <w:t xml:space="preserve">climwin </w:t>
      </w:r>
      <w:r w:rsidR="00294694" w:rsidRPr="00244A3B">
        <w:t xml:space="preserve">in R Studio, which finds the exact time window when a biological variable is most strongly affected by climate. </w:t>
      </w:r>
    </w:p>
    <w:p w14:paraId="61464CE4" w14:textId="77777777" w:rsidR="00294694" w:rsidRPr="00244A3B" w:rsidRDefault="00294694" w:rsidP="00244A3B">
      <w:pPr>
        <w:pStyle w:val="Default"/>
        <w:spacing w:before="120" w:after="120"/>
        <w:ind w:firstLine="426"/>
        <w:pPrChange w:id="8" w:author="Giulia Masoero" w:date="2022-07-01T17:22:00Z">
          <w:pPr>
            <w:pStyle w:val="Default"/>
            <w:spacing w:before="120" w:after="120" w:line="360" w:lineRule="auto"/>
            <w:ind w:firstLine="426"/>
          </w:pPr>
        </w:pPrChange>
      </w:pPr>
      <w:r w:rsidRPr="00244A3B">
        <w:t xml:space="preserve">2. The results showed that the temperatures between the 1st and 29th of June during the lactation period are of particular importance for the growth of chamois. This time window correlates to the first few weeks of chamois’ lives when they are particularly vulnerable. The most likely explanation is that climate change can indirectly influence them by affecting the amount and content of milk produced by their mothers. </w:t>
      </w:r>
    </w:p>
    <w:p w14:paraId="4CBBA1A8" w14:textId="35C550F9" w:rsidR="00294694" w:rsidRPr="00244A3B" w:rsidRDefault="00294694" w:rsidP="00244A3B">
      <w:pPr>
        <w:pStyle w:val="Default"/>
        <w:spacing w:before="120" w:after="120"/>
        <w:ind w:firstLine="426"/>
        <w:pPrChange w:id="9" w:author="Giulia Masoero" w:date="2022-07-01T17:22:00Z">
          <w:pPr>
            <w:pStyle w:val="Default"/>
            <w:spacing w:before="120" w:after="120" w:line="360" w:lineRule="auto"/>
            <w:ind w:firstLine="426"/>
          </w:pPr>
        </w:pPrChange>
      </w:pPr>
      <w:r w:rsidRPr="00244A3B">
        <w:t xml:space="preserve">3. The period between June 8th and July 20th seems to be particularly important during the second year of chamois’ lives when they are independently foraging. Possibly this is because the climate during that time might indirectly affect juveniles (through competition and change in nutrients availability) or directly (by influencing their body ability to acquire resources). </w:t>
      </w:r>
    </w:p>
    <w:p w14:paraId="0223B3D1" w14:textId="1D17DD5B" w:rsidR="00294694" w:rsidRPr="00244A3B" w:rsidRDefault="00294694" w:rsidP="00244A3B">
      <w:pPr>
        <w:pStyle w:val="Default"/>
        <w:spacing w:before="120" w:after="120"/>
        <w:ind w:firstLine="426"/>
        <w:pPrChange w:id="10" w:author="Giulia Masoero" w:date="2022-07-01T17:22:00Z">
          <w:pPr>
            <w:pStyle w:val="Default"/>
            <w:spacing w:before="120" w:after="120" w:line="360" w:lineRule="auto"/>
            <w:ind w:firstLine="426"/>
          </w:pPr>
        </w:pPrChange>
      </w:pPr>
      <w:r w:rsidRPr="00244A3B">
        <w:t xml:space="preserve">4. Interestingly, there is no evidence that the temperatures during the gestation period can affect the foetus and lead to long-term body size decline. The reason for this might be because chamois are endotherms, therefore mothers have evolved protective mechanisms to buffer temperature stress on the foetus. What is more, the results also </w:t>
      </w:r>
      <w:r w:rsidRPr="00244A3B">
        <w:rPr>
          <w:color w:val="auto"/>
        </w:rPr>
        <w:t xml:space="preserve">pointed out that the effects of altitude and temperature are of similar magnitude and alpine chamois might be trying to avoid heat stress by moving to higher altitudes. </w:t>
      </w:r>
    </w:p>
    <w:p w14:paraId="2EB61ADD" w14:textId="77777777" w:rsidR="00294694" w:rsidRPr="00244A3B" w:rsidRDefault="00294694" w:rsidP="00244A3B">
      <w:pPr>
        <w:pStyle w:val="Default"/>
        <w:spacing w:before="120" w:after="120"/>
        <w:ind w:firstLine="426"/>
        <w:rPr>
          <w:color w:val="auto"/>
        </w:rPr>
        <w:pPrChange w:id="11" w:author="Giulia Masoero" w:date="2022-07-01T17:22:00Z">
          <w:pPr>
            <w:pStyle w:val="Default"/>
            <w:spacing w:before="120" w:after="120" w:line="360" w:lineRule="auto"/>
            <w:ind w:firstLine="426"/>
          </w:pPr>
        </w:pPrChange>
      </w:pPr>
      <w:r w:rsidRPr="00244A3B">
        <w:rPr>
          <w:color w:val="auto"/>
        </w:rPr>
        <w:t xml:space="preserve">5. </w:t>
      </w:r>
      <w:r w:rsidRPr="00244A3B">
        <w:rPr>
          <w:i/>
          <w:iCs/>
          <w:color w:val="auto"/>
        </w:rPr>
        <w:t>Synthesis and applications</w:t>
      </w:r>
      <w:r w:rsidRPr="00244A3B">
        <w:rPr>
          <w:color w:val="auto"/>
        </w:rPr>
        <w:t xml:space="preserve">. Understanding the long-term effect of climate change on whole populations is particularly important, yet challenging, due to the need for huge and consistent data records. Therefore, the results from this study are crucial since they can provide information about chamois climate change sensitivity which can be of help for conservation practices. </w:t>
      </w:r>
    </w:p>
    <w:p w14:paraId="367E6F61" w14:textId="77777777" w:rsidR="00294694" w:rsidRPr="00244A3B" w:rsidRDefault="00294694" w:rsidP="00244A3B">
      <w:pPr>
        <w:pStyle w:val="Default"/>
        <w:spacing w:before="120" w:after="120"/>
        <w:ind w:firstLine="426"/>
        <w:rPr>
          <w:b/>
          <w:bCs/>
          <w:color w:val="auto"/>
        </w:rPr>
        <w:pPrChange w:id="12" w:author="Giulia Masoero" w:date="2022-07-01T17:22:00Z">
          <w:pPr>
            <w:pStyle w:val="Default"/>
            <w:spacing w:before="120" w:after="120" w:line="360" w:lineRule="auto"/>
            <w:ind w:firstLine="426"/>
          </w:pPr>
        </w:pPrChange>
      </w:pPr>
    </w:p>
    <w:p w14:paraId="1B316423" w14:textId="3793A71A" w:rsidR="00294694" w:rsidRPr="00244A3B" w:rsidRDefault="00294694" w:rsidP="00244A3B">
      <w:pPr>
        <w:pStyle w:val="Default"/>
        <w:spacing w:before="120" w:after="120"/>
        <w:ind w:firstLine="426"/>
        <w:rPr>
          <w:color w:val="auto"/>
        </w:rPr>
        <w:pPrChange w:id="13" w:author="Giulia Masoero" w:date="2022-07-01T17:22:00Z">
          <w:pPr>
            <w:pStyle w:val="Default"/>
            <w:spacing w:before="120" w:after="120" w:line="360" w:lineRule="auto"/>
            <w:ind w:firstLine="426"/>
          </w:pPr>
        </w:pPrChange>
      </w:pPr>
      <w:r w:rsidRPr="00244A3B">
        <w:rPr>
          <w:b/>
          <w:bCs/>
          <w:color w:val="auto"/>
        </w:rPr>
        <w:t>Key words</w:t>
      </w:r>
      <w:r w:rsidRPr="00244A3B">
        <w:rPr>
          <w:color w:val="auto"/>
        </w:rPr>
        <w:t xml:space="preserve">: climate change, </w:t>
      </w:r>
      <w:r w:rsidRPr="00244A3B">
        <w:rPr>
          <w:i/>
          <w:iCs/>
          <w:color w:val="auto"/>
        </w:rPr>
        <w:t>climwin</w:t>
      </w:r>
      <w:r w:rsidRPr="00244A3B">
        <w:rPr>
          <w:color w:val="auto"/>
        </w:rPr>
        <w:t xml:space="preserve">, gestation, juveniles, lactation, large ungulates, life stages, Switzerland, Ticino canton </w:t>
      </w:r>
    </w:p>
    <w:p w14:paraId="77B905C1" w14:textId="77777777" w:rsidR="00294694" w:rsidRPr="00244A3B" w:rsidRDefault="00294694" w:rsidP="00244A3B">
      <w:pPr>
        <w:pStyle w:val="Default"/>
        <w:spacing w:before="120" w:after="120"/>
        <w:ind w:firstLine="426"/>
        <w:rPr>
          <w:b/>
          <w:bCs/>
          <w:color w:val="auto"/>
        </w:rPr>
        <w:pPrChange w:id="14" w:author="Giulia Masoero" w:date="2022-07-01T17:22:00Z">
          <w:pPr>
            <w:pStyle w:val="Default"/>
            <w:spacing w:before="120" w:after="120" w:line="360" w:lineRule="auto"/>
            <w:ind w:firstLine="426"/>
          </w:pPr>
        </w:pPrChange>
      </w:pPr>
    </w:p>
    <w:p w14:paraId="50DB40A5" w14:textId="2B83BB66" w:rsidR="00294694" w:rsidRPr="00244A3B" w:rsidRDefault="00294694" w:rsidP="00244A3B">
      <w:pPr>
        <w:pStyle w:val="Default"/>
        <w:spacing w:before="120" w:after="120"/>
        <w:ind w:firstLine="426"/>
        <w:rPr>
          <w:color w:val="auto"/>
        </w:rPr>
        <w:pPrChange w:id="15" w:author="Giulia Masoero" w:date="2022-07-01T17:22:00Z">
          <w:pPr>
            <w:pStyle w:val="Default"/>
            <w:spacing w:before="120" w:after="120" w:line="360" w:lineRule="auto"/>
            <w:ind w:firstLine="426"/>
          </w:pPr>
        </w:pPrChange>
      </w:pPr>
      <w:r w:rsidRPr="00244A3B">
        <w:rPr>
          <w:b/>
          <w:bCs/>
          <w:color w:val="auto"/>
        </w:rPr>
        <w:t xml:space="preserve">Introduction </w:t>
      </w:r>
    </w:p>
    <w:p w14:paraId="1AC5722C" w14:textId="68318649" w:rsidR="00294694" w:rsidRPr="00244A3B" w:rsidRDefault="00294694" w:rsidP="00244A3B">
      <w:pPr>
        <w:pStyle w:val="Default"/>
        <w:spacing w:before="120" w:after="120"/>
        <w:ind w:firstLine="426"/>
        <w:rPr>
          <w:color w:val="auto"/>
        </w:rPr>
        <w:pPrChange w:id="16" w:author="Giulia Masoero" w:date="2022-07-01T17:22:00Z">
          <w:pPr>
            <w:pStyle w:val="Default"/>
            <w:spacing w:before="120" w:after="120" w:line="360" w:lineRule="auto"/>
            <w:ind w:firstLine="426"/>
          </w:pPr>
        </w:pPrChange>
      </w:pPr>
      <w:r w:rsidRPr="00244A3B">
        <w:rPr>
          <w:color w:val="auto"/>
        </w:rPr>
        <w:lastRenderedPageBreak/>
        <w:t xml:space="preserve">As global </w:t>
      </w:r>
      <w:del w:id="17" w:author="Giulia Masoero" w:date="2022-06-30T11:57:00Z">
        <w:r w:rsidRPr="00244A3B" w:rsidDel="00D37992">
          <w:rPr>
            <w:color w:val="auto"/>
          </w:rPr>
          <w:delText xml:space="preserve">warming </w:delText>
        </w:r>
      </w:del>
      <w:ins w:id="18" w:author="Giulia Masoero" w:date="2022-06-30T11:57:00Z">
        <w:r w:rsidR="00D37992" w:rsidRPr="00244A3B">
          <w:rPr>
            <w:color w:val="auto"/>
          </w:rPr>
          <w:t xml:space="preserve">environmental change </w:t>
        </w:r>
      </w:ins>
      <w:r w:rsidRPr="00244A3B">
        <w:rPr>
          <w:color w:val="auto"/>
        </w:rPr>
        <w:t>accelerates, many species</w:t>
      </w:r>
      <w:ins w:id="19" w:author="Giulia Masoero" w:date="2022-06-30T11:58:00Z">
        <w:r w:rsidR="00D37992" w:rsidRPr="00244A3B">
          <w:rPr>
            <w:color w:val="auto"/>
          </w:rPr>
          <w:t xml:space="preserve"> have undergone</w:t>
        </w:r>
      </w:ins>
      <w:r w:rsidRPr="00244A3B">
        <w:rPr>
          <w:color w:val="auto"/>
        </w:rPr>
        <w:t xml:space="preserve"> </w:t>
      </w:r>
      <w:del w:id="20" w:author="Giulia Masoero" w:date="2022-06-30T11:59:00Z">
        <w:r w:rsidRPr="00244A3B" w:rsidDel="00D37992">
          <w:rPr>
            <w:color w:val="auto"/>
          </w:rPr>
          <w:delText xml:space="preserve">shift their range or must undergo </w:delText>
        </w:r>
      </w:del>
      <w:r w:rsidRPr="00244A3B">
        <w:rPr>
          <w:color w:val="auto"/>
        </w:rPr>
        <w:t>phenotypic changes as a result of adaptations to their new environment</w:t>
      </w:r>
      <w:ins w:id="21" w:author="Giulia Masoero" w:date="2022-06-29T16:13:00Z">
        <w:r w:rsidR="00581B1B" w:rsidRPr="00244A3B">
          <w:rPr>
            <w:color w:val="auto"/>
          </w:rPr>
          <w:t xml:space="preserve"> </w:t>
        </w:r>
      </w:ins>
      <w:r w:rsidR="00581B1B" w:rsidRPr="00244A3B">
        <w:rPr>
          <w:color w:val="auto"/>
        </w:rPr>
        <w:fldChar w:fldCharType="begin"/>
      </w:r>
      <w:r w:rsidR="00581B1B" w:rsidRPr="00244A3B">
        <w:rPr>
          <w:color w:val="auto"/>
        </w:rPr>
        <w:instrText xml:space="preserve"> ADDIN ZOTERO_ITEM CSL_CITATION {"citationID":"B8Q4uYKz","properties":{"formattedCitation":"(Hetem et al. 2014)","plainCitation":"(Hetem et al. 2014)","noteIndex":0},"citationItems":[{"id":3489,"uris":["http://zotero.org/users/3388363/items/BK3RUPT7"],"itemData":{"id":3489,"type":"article-journal","abstract":"Most large terrestrial mammals, including the charismatic species so important for ecotourism, do not have the luxury of rapid micro-evolution or sufficient range shifts as strategies for adjusting to climate change. The rate of climate change is too fast for genetic adaptation to occur in mammals with longevities of decades, typical of large mammals, and landscape fragmentation and population by humans too widespread to allow spontaneous range shifts of large mammals, leaving only the expression of latent phenotypic plasticity to counter effects of climate change. The expression of phenotypic plasticity includes anatomical variation within the same species, changes in phenology, and employment of intrinsic physiological and behavioral capacity that can buffer an animal against the effects of climate change. Whether that buffer will be realized is unknown, because little is known about the efficacy of the expression of plasticity, particularly for large mammals. Future research in climate change biology requires measurement of physiological characteristics of many identified free-living individual animals for long periods, probably decades, to allow us to detect whether expression of phenotypic plasticity will be sufficient to cope with climate change.","container-title":"Temperature","DOI":"10.4161/temp.29651","ISSN":"2332-8940","issue":"2","note":"publisher: Taylor &amp; Francis\n_eprint: https://doi.org/10.4161/temp.29651\nPMID: 27583293","page":"115-127","source":"Taylor and Francis+NEJM","title":"Responses of large mammals to climate change","volume":"1","author":[{"family":"Hetem","given":"Robyn S"},{"family":"Fuller","given":"Andrea"},{"family":"Maloney","given":"Shane K"},{"family":"Mitchell","given":"Duncan"}],"issued":{"date-parts":[["2014",9,30]]},"citation-key":"hetemResponsesLargeMammals2014"}}],"schema":"https://github.com/citation-style-language/schema/raw/master/csl-citation.json"} </w:instrText>
      </w:r>
      <w:r w:rsidR="00581B1B" w:rsidRPr="00244A3B">
        <w:rPr>
          <w:color w:val="auto"/>
        </w:rPr>
        <w:fldChar w:fldCharType="separate"/>
      </w:r>
      <w:r w:rsidR="00581B1B" w:rsidRPr="00244A3B">
        <w:rPr>
          <w:noProof/>
          <w:color w:val="auto"/>
        </w:rPr>
        <w:t>(Hetem et al. 2014)</w:t>
      </w:r>
      <w:r w:rsidR="00581B1B" w:rsidRPr="00244A3B">
        <w:rPr>
          <w:color w:val="auto"/>
        </w:rPr>
        <w:fldChar w:fldCharType="end"/>
      </w:r>
      <w:ins w:id="22" w:author="Giulia Masoero" w:date="2022-06-29T16:13:00Z">
        <w:r w:rsidR="00581B1B" w:rsidRPr="00244A3B">
          <w:rPr>
            <w:color w:val="auto"/>
          </w:rPr>
          <w:t>.</w:t>
        </w:r>
      </w:ins>
      <w:r w:rsidRPr="00244A3B">
        <w:rPr>
          <w:color w:val="auto"/>
        </w:rPr>
        <w:t xml:space="preserve"> </w:t>
      </w:r>
      <w:del w:id="23" w:author="Giulia Masoero" w:date="2022-06-29T16:13:00Z">
        <w:r w:rsidRPr="00244A3B" w:rsidDel="00581B1B">
          <w:rPr>
            <w:color w:val="auto"/>
            <w:highlight w:val="cyan"/>
            <w:rPrChange w:id="24" w:author="Giulia Masoero" w:date="2022-07-01T17:21:00Z">
              <w:rPr>
                <w:color w:val="auto"/>
              </w:rPr>
            </w:rPrChange>
          </w:rPr>
          <w:delText xml:space="preserve">(Hetem et al., 2014). </w:delText>
        </w:r>
      </w:del>
      <w:r w:rsidRPr="00244A3B">
        <w:rPr>
          <w:color w:val="auto"/>
          <w:highlight w:val="cyan"/>
          <w:rPrChange w:id="25" w:author="Giulia Masoero" w:date="2022-07-01T17:21:00Z">
            <w:rPr>
              <w:color w:val="auto"/>
            </w:rPr>
          </w:rPrChange>
        </w:rPr>
        <w:t>In particular, animals living in cold climate conditions have been facing serious challenges for survival due to the increase in their habitat’s temperature.</w:t>
      </w:r>
      <w:r w:rsidRPr="00244A3B">
        <w:rPr>
          <w:color w:val="auto"/>
        </w:rPr>
        <w:t xml:space="preserve"> A known </w:t>
      </w:r>
      <w:commentRangeStart w:id="26"/>
      <w:r w:rsidRPr="00244A3B">
        <w:rPr>
          <w:color w:val="auto"/>
        </w:rPr>
        <w:t xml:space="preserve">adaptive </w:t>
      </w:r>
      <w:commentRangeEnd w:id="26"/>
      <w:r w:rsidR="00D41520" w:rsidRPr="00244A3B">
        <w:rPr>
          <w:rStyle w:val="CommentReference"/>
          <w:color w:val="auto"/>
          <w:sz w:val="24"/>
          <w:szCs w:val="24"/>
          <w:lang w:val="en-US" w:eastAsia="en-US"/>
          <w:rPrChange w:id="27" w:author="Giulia Masoero" w:date="2022-07-01T17:21:00Z">
            <w:rPr>
              <w:rStyle w:val="CommentReference"/>
              <w:color w:val="auto"/>
              <w:lang w:val="en-US" w:eastAsia="en-US"/>
            </w:rPr>
          </w:rPrChange>
        </w:rPr>
        <w:commentReference w:id="26"/>
      </w:r>
      <w:r w:rsidRPr="00244A3B">
        <w:rPr>
          <w:color w:val="auto"/>
        </w:rPr>
        <w:t xml:space="preserve">response to </w:t>
      </w:r>
      <w:del w:id="28" w:author="Giulia Masoero" w:date="2022-06-30T12:00:00Z">
        <w:r w:rsidRPr="00244A3B" w:rsidDel="00D37992">
          <w:rPr>
            <w:color w:val="auto"/>
          </w:rPr>
          <w:delText>face</w:delText>
        </w:r>
      </w:del>
      <w:ins w:id="29" w:author="Giulia Masoero" w:date="2022-06-30T12:00:00Z">
        <w:r w:rsidR="00D37992" w:rsidRPr="00244A3B">
          <w:rPr>
            <w:color w:val="auto"/>
          </w:rPr>
          <w:t>cope with</w:t>
        </w:r>
      </w:ins>
      <w:r w:rsidRPr="00244A3B">
        <w:rPr>
          <w:color w:val="auto"/>
        </w:rPr>
        <w:t xml:space="preserve"> climate warming is the </w:t>
      </w:r>
      <w:commentRangeStart w:id="30"/>
      <w:r w:rsidRPr="00244A3B">
        <w:rPr>
          <w:color w:val="auto"/>
        </w:rPr>
        <w:t xml:space="preserve">change in body size </w:t>
      </w:r>
      <w:commentRangeEnd w:id="30"/>
      <w:r w:rsidR="00D41520" w:rsidRPr="00244A3B">
        <w:rPr>
          <w:rStyle w:val="CommentReference"/>
          <w:color w:val="auto"/>
          <w:sz w:val="24"/>
          <w:szCs w:val="24"/>
          <w:lang w:val="en-US" w:eastAsia="en-US"/>
          <w:rPrChange w:id="31" w:author="Giulia Masoero" w:date="2022-07-01T17:21:00Z">
            <w:rPr>
              <w:rStyle w:val="CommentReference"/>
              <w:color w:val="auto"/>
              <w:lang w:val="en-US" w:eastAsia="en-US"/>
            </w:rPr>
          </w:rPrChange>
        </w:rPr>
        <w:commentReference w:id="30"/>
      </w:r>
      <w:ins w:id="32" w:author="Giulia Masoero" w:date="2022-06-29T16:13:00Z">
        <w:r w:rsidR="00581B1B" w:rsidRPr="00244A3B">
          <w:rPr>
            <w:color w:val="auto"/>
          </w:rPr>
          <w:t xml:space="preserve"> </w:t>
        </w:r>
      </w:ins>
      <w:r w:rsidR="00581B1B" w:rsidRPr="00244A3B">
        <w:rPr>
          <w:color w:val="auto"/>
        </w:rPr>
        <w:fldChar w:fldCharType="begin"/>
      </w:r>
      <w:r w:rsidR="00581B1B" w:rsidRPr="00244A3B">
        <w:rPr>
          <w:color w:val="auto"/>
        </w:rPr>
        <w:instrText xml:space="preserve"> ADDIN ZOTERO_ITEM CSL_CITATION {"citationID":"imBHeMZw","properties":{"formattedCitation":"(Salewski et al. 2010; Sheridan and Bickford 2011)","plainCitation":"(Salewski et al. 2010; Sheridan and Bickford 2011)","noteIndex":0},"citationItems":[{"id":3528,"uris":["http://zotero.org/users/3388363/items/4TDRQF8J"],"itemData":{"id":3528,"type":"article-journal","abstract":"Recent climate change has caused diverse ecological responses in plants and animals. However, relatively little is known about homeothermic animals’ ability to adapt to changing temperature regimes through changes in body size, in accordance with Bergmann’s rule. We used fluctuations in mean annual temperatures in south-west Germany since 1972 in order to look for direct links between temperature and two aspects of body size: body mass and flight feather length. Data from regionally born juveniles of 12 passerine bird species were analysed. Body mass and feather length varied significantly among years in eight and nine species, respectively. Typically the inter-annual changes in morphology were complexly non-linear, as was inter-annual variation in temperature. For six (body mass) and seven species (feather length), these inter-annual fluctuations were significantly correlated with temperature fluctuations. However, negative correlations consistent with Bergmann’s rule were only found for five species, either for body mass or feather length. In several of the species for which body mass and feather length was significantly associated with temperature, morphological responses were better predicted by temperature data that were smoothed across multiple years than by the actual mean breeding season temperatures of the year of birth. This was found in five species for body mass and three species for feather length. These results suggest that changes in body size may not merely be the result of phenotypic plasticity but may hint at genetically based microevolutionary adaptations.","container-title":"Oecologia","DOI":"10.1007/s00442-009-1446-2","ISSN":"1432-1939","issue":"1","journalAbbreviation":"Oecologia","language":"en","page":"247-260","source":"Springer Link","title":"Global warming and Bergmann’s rule: do central European passerines adjust their body size to rising temperatures?","title-short":"Global warming and Bergmann’s rule","volume":"162","author":[{"family":"Salewski","given":"Volker"},{"family":"Hochachka","given":"Wesley M."},{"family":"Fiedler","given":"Wolfgang"}],"issued":{"date-parts":[["2010",1,1]]},"citation-key":"salewskiGlobalWarmingBergmann2010"}},{"id":1268,"uris":["http://zotero.org/users/3388363/items/BS6FBUSE"],"itemData":{"id":1268,"type":"article-journal","abstract":"Determining how climate change will affect global ecology and ecosystem services is one of the next important frontiers in environmental science. Many species already exhibit smaller sizes as a result of climate change and many others are likely to shrink in response to continued climate change, following fundamental ecological and metabolic rules. This could negatively impact both crop plants and protein sources such as fish that are important for human nutrition. Furthermore, heterogeneity in response is likely to upset ecosystem balances. We discuss future research directions to better understand the trend and help ameliorate the trophic cascades and loss of biodiversity that will probably result from continued decreases in organism size. © 2011 Macmillan Publishers Limited. All rights reserved.","container-title":"Nature Climate Change","DOI":"10.1038/nclimate1259","ISSN":"1758678X","issue":"8","note":"ISBN: 1758-678X\npublisher: Nature Publishing Group\nPMID: 25061202","page":"401–406","title":"Shrinking body size as an ecological response to climate change","volume":"1","author":[{"family":"Sheridan","given":"Jennifer A."},{"family":"Bickford","given":"David"}],"issued":{"date-parts":[["2011"]]},"citation-key":"sheridanShrinkingBodySize2011"}}],"schema":"https://github.com/citation-style-language/schema/raw/master/csl-citation.json"} </w:instrText>
      </w:r>
      <w:r w:rsidR="00581B1B" w:rsidRPr="00244A3B">
        <w:rPr>
          <w:color w:val="auto"/>
        </w:rPr>
        <w:fldChar w:fldCharType="separate"/>
      </w:r>
      <w:r w:rsidR="00581B1B" w:rsidRPr="00244A3B">
        <w:rPr>
          <w:noProof/>
          <w:color w:val="auto"/>
        </w:rPr>
        <w:t>(Salewski et al. 2010; Sheridan and Bickford 2011)</w:t>
      </w:r>
      <w:r w:rsidR="00581B1B" w:rsidRPr="00244A3B">
        <w:rPr>
          <w:color w:val="auto"/>
        </w:rPr>
        <w:fldChar w:fldCharType="end"/>
      </w:r>
      <w:ins w:id="33" w:author="Giulia Masoero" w:date="2022-07-01T16:45:00Z">
        <w:r w:rsidR="00B4364F" w:rsidRPr="00244A3B">
          <w:rPr>
            <w:color w:val="auto"/>
          </w:rPr>
          <w:t xml:space="preserve">, a response </w:t>
        </w:r>
      </w:ins>
      <w:ins w:id="34" w:author="Giulia Masoero" w:date="2022-07-01T16:46:00Z">
        <w:r w:rsidR="00B4364F" w:rsidRPr="00244A3B">
          <w:rPr>
            <w:color w:val="auto"/>
          </w:rPr>
          <w:t>reported</w:t>
        </w:r>
      </w:ins>
      <w:ins w:id="35" w:author="Giulia Masoero" w:date="2022-07-01T16:45:00Z">
        <w:r w:rsidR="00B4364F" w:rsidRPr="00244A3B">
          <w:rPr>
            <w:color w:val="auto"/>
          </w:rPr>
          <w:t xml:space="preserve"> by </w:t>
        </w:r>
      </w:ins>
      <w:ins w:id="36" w:author="Giulia Masoero" w:date="2022-07-01T16:46:00Z">
        <w:r w:rsidR="00B4364F" w:rsidRPr="00244A3B">
          <w:rPr>
            <w:color w:val="auto"/>
          </w:rPr>
          <w:t>an increasing number taxa</w:t>
        </w:r>
      </w:ins>
      <w:ins w:id="37" w:author="Giulia Masoero" w:date="2022-07-01T16:53:00Z">
        <w:r w:rsidR="00384F59" w:rsidRPr="00244A3B">
          <w:rPr>
            <w:color w:val="auto"/>
          </w:rPr>
          <w:t xml:space="preserve"> </w:t>
        </w:r>
        <w:r w:rsidR="00384F59" w:rsidRPr="00244A3B">
          <w:rPr>
            <w:color w:val="auto"/>
          </w:rPr>
          <w:t xml:space="preserve">(e.g.) </w:t>
        </w:r>
      </w:ins>
      <w:ins w:id="38" w:author="Giulia Masoero" w:date="2022-07-01T16:46:00Z">
        <w:r w:rsidR="00B4364F" w:rsidRPr="00244A3B">
          <w:rPr>
            <w:color w:val="auto"/>
          </w:rPr>
          <w:t xml:space="preserve"> </w:t>
        </w:r>
      </w:ins>
      <w:r w:rsidR="00B4364F" w:rsidRPr="00244A3B">
        <w:rPr>
          <w:color w:val="auto"/>
        </w:rPr>
        <w:fldChar w:fldCharType="begin"/>
      </w:r>
      <w:r w:rsidR="00BC4FDD" w:rsidRPr="00244A3B">
        <w:rPr>
          <w:color w:val="auto"/>
        </w:rPr>
        <w:instrText xml:space="preserve"> ADDIN ZOTERO_ITEM CSL_CITATION {"citationID":"Gfc6TG2n","properties":{"formattedCitation":"(Yom-Tov 2001; Daufresne et al. 2009; Ozgul et al. 2009; Gardner et al. 2011; Weeks et al. 2020)","plainCitation":"(Yom-Tov 2001; Daufresne et al. 2009; Ozgul et al. 2009; Gardner et al. 2011; Weeks et al. 2020)","noteIndex":0},"citationItems":[{"id":1296,"uris":["http://zotero.org/users/3388363/items/W62I3VKB"],"itemData":{"id":1296,"type":"article-journal","abstract":"Global warming may affect the physiology, distributions, phenology and adaptations of plants and animals. In Israel, minimum summer temperatures increased by an average of 0.26 °C per decade during the second half of the 20th century. Bergmann's rule predicts that, in warm-blooded animals, races from warm regions are smaller than races from cold regions. Numerous studies have reported general correlations between body mass in fossil animals and independently established palaeoclimatic changes from various parts of the world in accordance with this rule. Using museum specimens, I tested the prediction that the body mass and tarsus length of five resident passerine species in Israel declined between 1950 and 1999. The body mass of four species (the graceful warbler Prinia gracilis, the house sparrow Passer domesticus, the yellow-vented bulbul Pycnonotus xanthopygos and the Sardinian warbler Sylvia melanocephala, but not of the crested lark Galerida cristata) declined significantly during this period. Tarsus length also declined significantly during this period for two species (the graceful warbler and the house sparrow). Body condition (body mass-to-tarsus length ratio) decreased in the Sardinian warbler, the yellow-vented bulbul and the crested lark. It is suggested that the above declines in body mass and tarsus length are due to global warming and also in accordance with Bergmann's rule. The above explanation does not exclude the possibility that other factors, such as a decrease in food availability, contributed to the decline in body mass. These declines may have serious implications for community structure and competition among bird species and may affect the survival of small passerines.","container-title":"Proceedings of the Royal Society B: Biological Sciences","DOI":"10.1098/rspb.2001.1592","ISSN":"14712970","issue":"1470","page":"947–952","title":"Global warming and body mass decline in Israeli passerine birds","volume":"268","author":[{"family":"Yom-Tov","given":"Yoram"}],"issued":{"date-parts":[["2001"]]},"citation-key":"yom-tovGlobalWarmingBody2001"},"locator":"-"},{"id":3629,"uris":["http://zotero.org/users/3388363/items/5PJXT8AW"],"itemData":{"id":3629,"type":"article-journal","container-title":"Proceedings of the National Academy of Sciences","DOI":"10.1073/pnas.0902080106","issue":"31","note":"publisher: Proceedings of the National Academy of Sciences","page":"12788-12793","source":"pnas.org (Atypon)","title":"Global warming benefits the small in aquatic ecosystems","volume":"106","author":[{"family":"Daufresne","given":"Martin"},{"family":"Lengfellner","given":"Kathrin"},{"family":"Sommer","given":"Ulrich"}],"issued":{"date-parts":[["2009",8,4]]},"citation-key":"daufresneGlobalWarmingBenefits2009"}},{"id":3018,"uris":["http://zotero.org/users/3388363/items/JAIUCEKG"],"itemData":{"id":3018,"type":"article-journal","container-title":"Science","DOI":"10.1126/science.1173668","ISSN":"0036-8075, 1095-9203","issue":"5939","journalAbbreviation":"Science","language":"en","page":"464-467","source":"DOI.org (Crossref)","title":"The Dynamics of Phenotypic Change and the Shrinking Sheep of St. Kilda","volume":"325","author":[{"family":"Ozgul","given":"Arpat"},{"family":"Tuljapurkar","given":"Shripad"},{"family":"Benton","given":"Tim G."},{"family":"Pemberton","given":"Josephine M."},{"family":"Clutton-Brock","given":"Tim H."},{"family":"Coulson","given":"Tim"}],"issued":{"date-parts":[["2009",7,24]]},"citation-key":"ozgulDynamicsPhenotypicChange2009"}},{"id":1291,"uris":["http://zotero.org/users/3388363/items/LMA3Q7IM"],"itemData":{"id":1291,"type":"document","abstract":"A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 © 2011 Elsevier Ltd.","note":"ISSN: 01695347\nissue: 6\npage: 285–291\ncontainer-title: Trends in Ecology and Evolution\nvolume: 26\nDOI: 10.1016/j.tree.2011.03.005\nPMID: 21470708","publisher":"Elsevier Current Trends","title":"Declining body size: A third universal response to warming?","author":[{"family":"Gardner","given":"Janet L."},{"family":"Peters","given":"Anne"},{"family":"Kearney","given":"Michael R."},{"family":"Joseph","given":"Leo"},{"family":"Heinsohn","given":"Robert"}],"issued":{"date-parts":[["2011",6]]},"citation-key":"gardnerDecliningBodySize2011"}},{"id":3043,"uris":["http://zotero.org/users/3388363/items/TEFPHZ24"],"itemData":{"id":3043,"type":"article-journal","abstract":"Increasing temperatures associated with climate change are predicted to cause reductions in body size, a key determinant of animal physiology and ecology. Using a four-decade specimen series of 70 716 individuals of 52 North American migratory bird species, we demonstrate that increasing annual summer temperature over the 40-year period predicts consistent reductions in body size across these diverse taxa. Concurrently, wing length – an index of body shape that impacts numerous aspects of avian ecology and behaviour – has consistently increased across species. Our ﬁndings suggest that warming-induced body size reduction is a general response to climate change, and reveal a similarly consistent and unexpected shift in body shape. We hypothesise that increasing wing length represents a compensatory adaptation to maintain migration as reductions in body size have increased the metabolic cost of ﬂight. An improved understanding of warming-induced morphological changes is important for predicting biotic responses to global change.","container-title":"Ecology Letters","DOI":"10.1111/ele.13434","ISSN":"1461-023X, 1461-0248","issue":"2","journalAbbreviation":"Ecol Lett","language":"en","page":"316-325","source":"DOI.org (Crossref)","title":"Shared morphological consequences of global warming in North American migratory birds","volume":"23","author":[{"family":"Weeks","given":"Brian C."},{"family":"Willard","given":"David E."},{"family":"Zimova","given":"Marketa"},{"family":"Ellis","given":"Aspen A."},{"family":"Witynski","given":"Max L."},{"family":"Hennen","given":"Mary"},{"family":"Winger","given":"Benjamin M."}],"editor":[{"family":"Norris","given":"Ryan"}],"issued":{"date-parts":[["2020",2]]},"citation-key":"weeksSharedMorphologicalConsequences2020a"}}],"schema":"https://github.com/citation-style-language/schema/raw/master/csl-citation.json"} </w:instrText>
      </w:r>
      <w:r w:rsidR="00B4364F" w:rsidRPr="00244A3B">
        <w:rPr>
          <w:color w:val="auto"/>
        </w:rPr>
        <w:fldChar w:fldCharType="separate"/>
      </w:r>
      <w:r w:rsidR="00BC4FDD" w:rsidRPr="00244A3B">
        <w:rPr>
          <w:noProof/>
          <w:color w:val="auto"/>
        </w:rPr>
        <w:t>(Yom-Tov 2001; Daufresne et al. 2009; Ozgul et al. 2009; Gardner et al. 2011; Weeks et al. 2020)</w:t>
      </w:r>
      <w:r w:rsidR="00B4364F" w:rsidRPr="00244A3B">
        <w:rPr>
          <w:color w:val="auto"/>
        </w:rPr>
        <w:fldChar w:fldCharType="end"/>
      </w:r>
      <w:del w:id="39" w:author="Giulia Masoero" w:date="2022-06-29T16:14:00Z">
        <w:r w:rsidRPr="00244A3B" w:rsidDel="00581B1B">
          <w:rPr>
            <w:color w:val="auto"/>
          </w:rPr>
          <w:delText>(Salewski et al., 2010; Sheridan &amp; Bickford, 2011)</w:delText>
        </w:r>
      </w:del>
      <w:r w:rsidRPr="00244A3B">
        <w:rPr>
          <w:color w:val="auto"/>
        </w:rPr>
        <w:t xml:space="preserve">. However, it has been suggested that, as a result of anthropologic activity, recent climate change is happening much faster than in the past and therefore some species may not be able to adapt fast enough, which might lead to </w:t>
      </w:r>
      <w:del w:id="40" w:author="Giulia Masoero" w:date="2022-06-30T12:01:00Z">
        <w:r w:rsidRPr="00244A3B" w:rsidDel="00D37992">
          <w:rPr>
            <w:color w:val="auto"/>
          </w:rPr>
          <w:delText>extinctions</w:delText>
        </w:r>
      </w:del>
      <w:ins w:id="41" w:author="Giulia Masoero" w:date="2022-06-30T12:01:00Z">
        <w:r w:rsidR="00D37992" w:rsidRPr="00244A3B">
          <w:rPr>
            <w:color w:val="auto"/>
          </w:rPr>
          <w:t>extinction</w:t>
        </w:r>
      </w:ins>
      <w:ins w:id="42" w:author="Giulia Masoero" w:date="2022-06-29T16:14:00Z">
        <w:r w:rsidR="00581B1B" w:rsidRPr="00244A3B">
          <w:rPr>
            <w:color w:val="auto"/>
          </w:rPr>
          <w:t xml:space="preserve"> </w:t>
        </w:r>
      </w:ins>
      <w:r w:rsidR="00581B1B" w:rsidRPr="00244A3B">
        <w:rPr>
          <w:color w:val="auto"/>
        </w:rPr>
        <w:fldChar w:fldCharType="begin"/>
      </w:r>
      <w:r w:rsidR="00581B1B" w:rsidRPr="00244A3B">
        <w:rPr>
          <w:color w:val="auto"/>
        </w:rPr>
        <w:instrText xml:space="preserve"> ADDIN ZOTERO_ITEM CSL_CITATION {"citationID":"tWgWQTfl","properties":{"formattedCitation":"(Sheridan and Bickford 2011)","plainCitation":"(Sheridan and Bickford 2011)","noteIndex":0},"citationItems":[{"id":1268,"uris":["http://zotero.org/users/3388363/items/BS6FBUSE"],"itemData":{"id":1268,"type":"article-journal","abstract":"Determining how climate change will affect global ecology and ecosystem services is one of the next important frontiers in environmental science. Many species already exhibit smaller sizes as a result of climate change and many others are likely to shrink in response to continued climate change, following fundamental ecological and metabolic rules. This could negatively impact both crop plants and protein sources such as fish that are important for human nutrition. Furthermore, heterogeneity in response is likely to upset ecosystem balances. We discuss future research directions to better understand the trend and help ameliorate the trophic cascades and loss of biodiversity that will probably result from continued decreases in organism size. © 2011 Macmillan Publishers Limited. All rights reserved.","container-title":"Nature Climate Change","DOI":"10.1038/nclimate1259","ISSN":"1758678X","issue":"8","note":"ISBN: 1758-678X\npublisher: Nature Publishing Group\nPMID: 25061202","page":"401–406","title":"Shrinking body size as an ecological response to climate change","volume":"1","author":[{"family":"Sheridan","given":"Jennifer A."},{"family":"Bickford","given":"David"}],"issued":{"date-parts":[["2011"]]},"citation-key":"sheridanShrinkingBodySize2011"}}],"schema":"https://github.com/citation-style-language/schema/raw/master/csl-citation.json"} </w:instrText>
      </w:r>
      <w:r w:rsidR="00581B1B" w:rsidRPr="00244A3B">
        <w:rPr>
          <w:color w:val="auto"/>
        </w:rPr>
        <w:fldChar w:fldCharType="separate"/>
      </w:r>
      <w:r w:rsidR="00581B1B" w:rsidRPr="00244A3B">
        <w:rPr>
          <w:noProof/>
          <w:color w:val="auto"/>
        </w:rPr>
        <w:t>(Sheridan and Bickford 2011)</w:t>
      </w:r>
      <w:r w:rsidR="00581B1B" w:rsidRPr="00244A3B">
        <w:rPr>
          <w:color w:val="auto"/>
        </w:rPr>
        <w:fldChar w:fldCharType="end"/>
      </w:r>
      <w:del w:id="43" w:author="Giulia Masoero" w:date="2022-06-29T16:14:00Z">
        <w:r w:rsidRPr="00244A3B" w:rsidDel="00581B1B">
          <w:rPr>
            <w:color w:val="auto"/>
          </w:rPr>
          <w:delText xml:space="preserve"> (Sheridan &amp; Bickford, 2011)</w:delText>
        </w:r>
      </w:del>
      <w:r w:rsidRPr="00244A3B">
        <w:rPr>
          <w:color w:val="auto"/>
        </w:rPr>
        <w:t xml:space="preserve">. Specifically, it is known that shrinking body size has been suggested to be the third most common response of animals to rising temperatures </w:t>
      </w:r>
      <w:del w:id="44" w:author="Giulia Masoero" w:date="2022-06-29T16:14:00Z">
        <w:r w:rsidRPr="00244A3B" w:rsidDel="00581B1B">
          <w:rPr>
            <w:color w:val="auto"/>
          </w:rPr>
          <w:delText>(Gardner et al., 2011)</w:delText>
        </w:r>
      </w:del>
      <w:r w:rsidR="00581B1B" w:rsidRPr="00244A3B">
        <w:rPr>
          <w:color w:val="auto"/>
        </w:rPr>
        <w:fldChar w:fldCharType="begin"/>
      </w:r>
      <w:r w:rsidR="00581B1B" w:rsidRPr="00244A3B">
        <w:rPr>
          <w:color w:val="auto"/>
        </w:rPr>
        <w:instrText xml:space="preserve"> ADDIN ZOTERO_ITEM CSL_CITATION {"citationID":"rCWp8Gqd","properties":{"formattedCitation":"(Gardner et al. 2011)","plainCitation":"(Gardner et al. 2011)","noteIndex":0},"citationItems":[{"id":1291,"uris":["http://zotero.org/users/3388363/items/LMA3Q7IM"],"itemData":{"id":1291,"type":"document","abstract":"A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 © 2011 Elsevier Ltd.","note":"ISSN: 01695347\nissue: 6\npage: 285–291\ncontainer-title: Trends in Ecology and Evolution\nvolume: 26\nDOI: 10.1016/j.tree.2011.03.005\nPMID: 21470708","publisher":"Elsevier Current Trends","title":"Declining body size: A third universal response to warming?","author":[{"family":"Gardner","given":"Janet L."},{"family":"Peters","given":"Anne"},{"family":"Kearney","given":"Michael R."},{"family":"Joseph","given":"Leo"},{"family":"Heinsohn","given":"Robert"}],"issued":{"date-parts":[["2011",6]]},"citation-key":"gardnerDecliningBodySize2011"}}],"schema":"https://github.com/citation-style-language/schema/raw/master/csl-citation.json"} </w:instrText>
      </w:r>
      <w:r w:rsidR="00581B1B" w:rsidRPr="00244A3B">
        <w:rPr>
          <w:color w:val="auto"/>
        </w:rPr>
        <w:fldChar w:fldCharType="separate"/>
      </w:r>
      <w:r w:rsidR="00581B1B" w:rsidRPr="00244A3B">
        <w:rPr>
          <w:noProof/>
          <w:color w:val="auto"/>
        </w:rPr>
        <w:t>(Gardner et al. 2011)</w:t>
      </w:r>
      <w:r w:rsidR="00581B1B" w:rsidRPr="00244A3B">
        <w:rPr>
          <w:color w:val="auto"/>
        </w:rPr>
        <w:fldChar w:fldCharType="end"/>
      </w:r>
      <w:r w:rsidRPr="00244A3B">
        <w:rPr>
          <w:color w:val="auto"/>
        </w:rPr>
        <w:t xml:space="preserve">. </w:t>
      </w:r>
      <w:del w:id="45" w:author="Giulia Masoero" w:date="2022-06-30T14:21:00Z">
        <w:r w:rsidRPr="00244A3B" w:rsidDel="00CA1562">
          <w:rPr>
            <w:color w:val="auto"/>
          </w:rPr>
          <w:delText>The reason behind this response lies in the fact</w:delText>
        </w:r>
      </w:del>
      <w:ins w:id="46" w:author="Giulia Masoero" w:date="2022-06-30T14:21:00Z">
        <w:r w:rsidR="00CA1562" w:rsidRPr="00244A3B">
          <w:rPr>
            <w:color w:val="auto"/>
          </w:rPr>
          <w:t>Indeed as</w:t>
        </w:r>
      </w:ins>
      <w:r w:rsidRPr="00244A3B">
        <w:rPr>
          <w:color w:val="auto"/>
        </w:rPr>
        <w:t xml:space="preserve"> </w:t>
      </w:r>
      <w:del w:id="47" w:author="Giulia Masoero" w:date="2022-06-30T14:21:00Z">
        <w:r w:rsidRPr="00244A3B" w:rsidDel="00CA1562">
          <w:rPr>
            <w:color w:val="auto"/>
          </w:rPr>
          <w:delText xml:space="preserve">that </w:delText>
        </w:r>
      </w:del>
      <w:r w:rsidRPr="00244A3B">
        <w:rPr>
          <w:color w:val="auto"/>
        </w:rPr>
        <w:t>thermoregulation is directly affected by body size</w:t>
      </w:r>
      <w:ins w:id="48" w:author="Giulia Masoero" w:date="2022-06-30T14:21:00Z">
        <w:r w:rsidR="00CA1562" w:rsidRPr="00244A3B">
          <w:rPr>
            <w:color w:val="auto"/>
          </w:rPr>
          <w:t xml:space="preserve">, having </w:t>
        </w:r>
      </w:ins>
      <w:del w:id="49" w:author="Giulia Masoero" w:date="2022-06-30T14:21:00Z">
        <w:r w:rsidRPr="00244A3B" w:rsidDel="00CA1562">
          <w:rPr>
            <w:color w:val="auto"/>
          </w:rPr>
          <w:delText xml:space="preserve"> since </w:delText>
        </w:r>
      </w:del>
      <w:ins w:id="50" w:author="Giulia Masoero" w:date="2022-06-30T14:21:00Z">
        <w:r w:rsidR="00CA1562" w:rsidRPr="00244A3B">
          <w:rPr>
            <w:color w:val="auto"/>
          </w:rPr>
          <w:t xml:space="preserve">a </w:t>
        </w:r>
      </w:ins>
      <w:r w:rsidRPr="00244A3B">
        <w:rPr>
          <w:color w:val="auto"/>
        </w:rPr>
        <w:t>smaller bod</w:t>
      </w:r>
      <w:ins w:id="51" w:author="Giulia Masoero" w:date="2022-06-30T14:21:00Z">
        <w:r w:rsidR="00CA1562" w:rsidRPr="00244A3B">
          <w:rPr>
            <w:color w:val="auto"/>
          </w:rPr>
          <w:t xml:space="preserve">y size, and therefore </w:t>
        </w:r>
      </w:ins>
      <w:del w:id="52" w:author="Giulia Masoero" w:date="2022-06-30T14:21:00Z">
        <w:r w:rsidRPr="00244A3B" w:rsidDel="00CA1562">
          <w:rPr>
            <w:color w:val="auto"/>
          </w:rPr>
          <w:delText xml:space="preserve">ies have </w:delText>
        </w:r>
      </w:del>
      <w:r w:rsidRPr="00244A3B">
        <w:rPr>
          <w:color w:val="auto"/>
        </w:rPr>
        <w:t>a larger surface-area-to-volume ratio</w:t>
      </w:r>
      <w:ins w:id="53" w:author="Giulia Masoero" w:date="2022-06-30T14:23:00Z">
        <w:r w:rsidR="00FC6BE1" w:rsidRPr="00244A3B">
          <w:rPr>
            <w:color w:val="auto"/>
          </w:rPr>
          <w:t>,</w:t>
        </w:r>
      </w:ins>
      <w:del w:id="54" w:author="Giulia Masoero" w:date="2022-06-30T14:23:00Z">
        <w:r w:rsidRPr="00244A3B" w:rsidDel="00FC6BE1">
          <w:rPr>
            <w:color w:val="auto"/>
          </w:rPr>
          <w:delText>,</w:delText>
        </w:r>
      </w:del>
      <w:r w:rsidRPr="00244A3B">
        <w:rPr>
          <w:color w:val="auto"/>
        </w:rPr>
        <w:t xml:space="preserve"> </w:t>
      </w:r>
      <w:ins w:id="55" w:author="Giulia Masoero" w:date="2022-06-30T14:21:00Z">
        <w:r w:rsidR="00CA1562" w:rsidRPr="00244A3B">
          <w:rPr>
            <w:color w:val="auto"/>
          </w:rPr>
          <w:t xml:space="preserve">would allow </w:t>
        </w:r>
      </w:ins>
      <w:del w:id="56" w:author="Giulia Masoero" w:date="2022-06-30T14:21:00Z">
        <w:r w:rsidRPr="00244A3B" w:rsidDel="00CA1562">
          <w:rPr>
            <w:color w:val="auto"/>
          </w:rPr>
          <w:delText xml:space="preserve">allowing </w:delText>
        </w:r>
      </w:del>
      <w:r w:rsidRPr="00244A3B">
        <w:rPr>
          <w:color w:val="auto"/>
        </w:rPr>
        <w:t xml:space="preserve">them to shed heat more efficiently (Bergman, 1847, as cited in Gardner et al. 2011). </w:t>
      </w:r>
    </w:p>
    <w:p w14:paraId="6B9FB38D" w14:textId="4349CB91" w:rsidR="00294694" w:rsidRPr="00244A3B" w:rsidRDefault="00294694" w:rsidP="00244A3B">
      <w:pPr>
        <w:spacing w:before="120" w:after="120"/>
        <w:ind w:firstLine="426"/>
        <w:rPr>
          <w:ins w:id="57" w:author="Giulia Masoero" w:date="2022-06-30T18:57:00Z"/>
        </w:rPr>
        <w:pPrChange w:id="58" w:author="Giulia Masoero" w:date="2022-07-01T17:22:00Z">
          <w:pPr>
            <w:pStyle w:val="Default"/>
            <w:spacing w:before="120" w:after="120" w:line="360" w:lineRule="auto"/>
            <w:ind w:firstLine="426"/>
          </w:pPr>
        </w:pPrChange>
      </w:pPr>
      <w:r w:rsidRPr="00244A3B">
        <w:t>In</w:t>
      </w:r>
      <w:ins w:id="59" w:author="Giulia Masoero" w:date="2022-06-30T12:02:00Z">
        <w:r w:rsidR="00D37992" w:rsidRPr="00244A3B">
          <w:t xml:space="preserve"> </w:t>
        </w:r>
        <w:r w:rsidR="00BD47C6" w:rsidRPr="00244A3B">
          <w:t>vertebrates</w:t>
        </w:r>
        <w:r w:rsidR="00D37992" w:rsidRPr="00244A3B">
          <w:t xml:space="preserve"> with a finite growth</w:t>
        </w:r>
      </w:ins>
      <w:del w:id="60" w:author="Giulia Masoero" w:date="2022-06-30T12:02:00Z">
        <w:r w:rsidRPr="00244A3B" w:rsidDel="00D37992">
          <w:delText xml:space="preserve"> large </w:delText>
        </w:r>
        <w:commentRangeStart w:id="61"/>
        <w:r w:rsidRPr="00244A3B" w:rsidDel="00D37992">
          <w:delText>mammals</w:delText>
        </w:r>
        <w:commentRangeEnd w:id="61"/>
        <w:r w:rsidR="00787572" w:rsidRPr="00244A3B" w:rsidDel="00D37992">
          <w:rPr>
            <w:rStyle w:val="CommentReference"/>
            <w:sz w:val="24"/>
            <w:szCs w:val="24"/>
            <w:lang w:val="en-US" w:eastAsia="en-US"/>
          </w:rPr>
          <w:commentReference w:id="61"/>
        </w:r>
      </w:del>
      <w:r w:rsidRPr="00244A3B">
        <w:t xml:space="preserve">, body </w:t>
      </w:r>
      <w:del w:id="62" w:author="Giulia Masoero" w:date="2022-06-30T14:24:00Z">
        <w:r w:rsidRPr="00244A3B" w:rsidDel="00FC6BE1">
          <w:delText xml:space="preserve">mass </w:delText>
        </w:r>
      </w:del>
      <w:ins w:id="63" w:author="Giulia Masoero" w:date="2022-06-30T14:24:00Z">
        <w:r w:rsidR="00FC6BE1" w:rsidRPr="00244A3B">
          <w:t xml:space="preserve">size </w:t>
        </w:r>
      </w:ins>
      <w:r w:rsidRPr="00244A3B">
        <w:t xml:space="preserve">is an </w:t>
      </w:r>
      <w:ins w:id="64" w:author="Giulia Masoero" w:date="2022-06-30T12:02:00Z">
        <w:r w:rsidR="00BD47C6" w:rsidRPr="00244A3B">
          <w:t xml:space="preserve">important </w:t>
        </w:r>
      </w:ins>
      <w:r w:rsidRPr="00244A3B">
        <w:t>indicat</w:t>
      </w:r>
      <w:ins w:id="65" w:author="Giulia Masoero" w:date="2022-06-30T12:02:00Z">
        <w:r w:rsidR="00BD47C6" w:rsidRPr="00244A3B">
          <w:t>or</w:t>
        </w:r>
      </w:ins>
      <w:del w:id="66" w:author="Giulia Masoero" w:date="2022-06-30T12:02:00Z">
        <w:r w:rsidRPr="00244A3B" w:rsidDel="00BD47C6">
          <w:delText>ion</w:delText>
        </w:r>
      </w:del>
      <w:r w:rsidRPr="00244A3B">
        <w:t xml:space="preserve"> of fitness and reproductive success</w:t>
      </w:r>
      <w:ins w:id="67" w:author="Giulia Masoero" w:date="2022-06-30T12:03:00Z">
        <w:r w:rsidR="00BD47C6" w:rsidRPr="00244A3B">
          <w:t>,</w:t>
        </w:r>
      </w:ins>
      <w:r w:rsidRPr="00244A3B">
        <w:t xml:space="preserve"> and </w:t>
      </w:r>
      <w:ins w:id="68" w:author="Giulia Masoero" w:date="2022-06-30T12:03:00Z">
        <w:r w:rsidR="00BD47C6" w:rsidRPr="00244A3B">
          <w:t xml:space="preserve">therefore pivotal </w:t>
        </w:r>
      </w:ins>
      <w:del w:id="69" w:author="Giulia Masoero" w:date="2022-06-30T12:03:00Z">
        <w:r w:rsidRPr="00244A3B" w:rsidDel="00BD47C6">
          <w:delText xml:space="preserve">that is why it is important </w:delText>
        </w:r>
      </w:del>
      <w:r w:rsidRPr="00244A3B">
        <w:t xml:space="preserve">to </w:t>
      </w:r>
      <w:del w:id="70" w:author="Giulia Masoero" w:date="2022-06-30T14:34:00Z">
        <w:r w:rsidRPr="00244A3B" w:rsidDel="008873A4">
          <w:delText>understand</w:delText>
        </w:r>
      </w:del>
      <w:ins w:id="71" w:author="Giulia Masoero" w:date="2022-06-30T14:34:00Z">
        <w:r w:rsidR="008873A4" w:rsidRPr="00244A3B">
          <w:t>understanding</w:t>
        </w:r>
      </w:ins>
      <w:r w:rsidRPr="00244A3B">
        <w:t xml:space="preserve"> factors that influence </w:t>
      </w:r>
      <w:commentRangeStart w:id="72"/>
      <w:r w:rsidRPr="00244A3B">
        <w:t>it</w:t>
      </w:r>
      <w:ins w:id="73" w:author="Giulia Masoero" w:date="2022-06-29T16:15:00Z">
        <w:r w:rsidR="00581B1B" w:rsidRPr="00244A3B">
          <w:t xml:space="preserve"> </w:t>
        </w:r>
      </w:ins>
      <w:r w:rsidR="00581B1B" w:rsidRPr="00244A3B">
        <w:fldChar w:fldCharType="begin"/>
      </w:r>
      <w:r w:rsidR="007F13FF" w:rsidRPr="00244A3B">
        <w:instrText xml:space="preserve"> ADDIN ZOTERO_ITEM CSL_CITATION {"citationID":"xPEN67Gb","properties":{"formattedCitation":"(Beauplet and Guinet 2007; Garel et al. 2011)","plainCitation":"(Beauplet and Guinet 2007; Garel et al. 2011)","noteIndex":0},"citationItems":[{"id":3442,"uris":["http://zotero.org/users/3388363/items/DXGJMSJ9"],"itemData":{"id":3442,"type":"article-journal","abstract":"Inter-individual differences in fitness in female vertebrates have often been related to phenotypic discrepancies, suggesting that bigger individuals exhibit greater fitness. However, the use of the temporally variable indices of quality, such as body mass/condition, may not represent the most reliable index over longer time intervals. Few studies have assessed the direct influence of body size (BS) on individual fitness. We addressed this knowledge gap using data from long-term monitoring of individually marked female subantarctic fur seals. The females of higher quality (i.e. higher lifetime reproductive success) were larger in BS than their counterparts, which correlated with their ability to provision their pup with greater and more regular energy supply, possibly through the maximization of foraging performance and body fat storage. We accordingly found that our study population could be divided into three contrasted categories of maternal quality, with 33% of the females producing over 71% of the viable offspring constituting the next generation. We suggest that a larger BS represents a crucial selective advantage for a central place forager, especially when exploiting remotely available resources.","container-title":"Proceedings of the Royal Society B: Biological Sciences","DOI":"10.1098/rspb.2007.0454","issue":"1620","note":"publisher: Royal Society","page":"1877-1883","source":"royalsocietypublishing.org (Atypon)","title":"Phenotypic determinants of individual fitness in female fur seals: larger is better","title-short":"Phenotypic determinants of individual fitness in female fur seals","volume":"274","author":[{"family":"Beauplet","given":"Gwénaël"},{"family":"Guinet","given":"Christophe"}],"issued":{"date-parts":[["2007",8,7]]},"citation-key":"beaupletPhenotypicDeterminantsIndividual2007"}},{"id":3474,"uris":["http://zotero.org/users/3388363/items/6A5EACMG"],"itemData":{"id":3474,"type":"article-journal","abstract":"For species living in seasonal environments the understanding of demographic processes requires identifying the environmental factors during spring and summer that shape phenotypic variation. We assessed the effects of plant phenology and population abundance during spring-summer on variation in autumn body mass among cohorts (1995–2006) of juvenile alpine chamois (Rupicapra rupicapra). We computed several metrics based on the normalized difference vegetation index (NDVI) to assess interannual variation in plant phenology and productivity. Body mass of both sexes decreased similarly during years with late springs (−20%) and with increasing population abundance (−15%), with no interactive effect. Our results also suggested that forage quality more than forage quantity influenced body mass of juveniles. Variation in body mass of juveniles thus can be used as an indicator of the relationship between chamois populations and their environment. This study also demonstrates the utility of satellite-based data in increasing our understanding of the consequences of spring-summer conditions on life-history traits.","container-title":"Journal of Mammalogy","DOI":"10.1644/10-MAMM-A-056.1","ISSN":"0022-2372","issue":"5","journalAbbreviation":"Journal of Mammalogy","page":"1112-1117","source":"Silverchair","title":"Population abundance and early spring conditions determine variation in body mass of juvenile chamois","volume":"92","author":[{"family":"Garel","given":"Mathieu"},{"family":"Gaillard","given":"Jean-Michel"},{"family":"Jullien","given":"Jean-Michel"},{"family":"Dubray","given":"Dominique"},{"family":"Maillard","given":"Daniel"},{"family":"Loison","given":"Anne"}],"issued":{"date-parts":[["2011",10,14]]},"citation-key":"garelPopulationAbundanceEarly2011"}}],"schema":"https://github.com/citation-style-language/schema/raw/master/csl-citation.json"} </w:instrText>
      </w:r>
      <w:r w:rsidR="00581B1B" w:rsidRPr="00244A3B">
        <w:fldChar w:fldCharType="separate"/>
      </w:r>
      <w:r w:rsidR="007F13FF" w:rsidRPr="00244A3B">
        <w:rPr>
          <w:noProof/>
        </w:rPr>
        <w:t>(Beauplet and Guinet 2007; Garel et al. 2011)</w:t>
      </w:r>
      <w:r w:rsidR="00581B1B" w:rsidRPr="00244A3B">
        <w:fldChar w:fldCharType="end"/>
      </w:r>
      <w:commentRangeEnd w:id="72"/>
      <w:r w:rsidR="00BD47C6" w:rsidRPr="00244A3B">
        <w:rPr>
          <w:rStyle w:val="CommentReference"/>
          <w:sz w:val="24"/>
          <w:szCs w:val="24"/>
          <w:lang w:val="en-US" w:eastAsia="en-US"/>
        </w:rPr>
        <w:commentReference w:id="72"/>
      </w:r>
      <w:del w:id="74" w:author="Giulia Masoero" w:date="2022-06-29T16:15:00Z">
        <w:r w:rsidRPr="00244A3B" w:rsidDel="00581B1B">
          <w:delText xml:space="preserve"> (Beauplet &amp; Guinet, 2007; Garel et al., 2011)</w:delText>
        </w:r>
      </w:del>
      <w:r w:rsidRPr="00244A3B">
        <w:t>.</w:t>
      </w:r>
      <w:ins w:id="75" w:author="Giulia Masoero" w:date="2022-06-30T12:04:00Z">
        <w:r w:rsidR="00BD47C6" w:rsidRPr="00244A3B">
          <w:t xml:space="preserve"> In</w:t>
        </w:r>
      </w:ins>
      <w:ins w:id="76" w:author="Giulia Masoero" w:date="2022-06-30T14:17:00Z">
        <w:r w:rsidR="003F70B9" w:rsidRPr="00244A3B">
          <w:t xml:space="preserve"> most</w:t>
        </w:r>
      </w:ins>
      <w:ins w:id="77" w:author="Giulia Masoero" w:date="2022-06-30T12:08:00Z">
        <w:r w:rsidR="00FA6EA8" w:rsidRPr="00244A3B">
          <w:t xml:space="preserve"> large mammals</w:t>
        </w:r>
      </w:ins>
      <w:ins w:id="78" w:author="Giulia Masoero" w:date="2022-06-30T12:09:00Z">
        <w:r w:rsidR="00FA6EA8" w:rsidRPr="00244A3B">
          <w:t xml:space="preserve">, reproduction is often at least partly </w:t>
        </w:r>
      </w:ins>
      <w:ins w:id="79" w:author="Giulia Masoero" w:date="2022-06-30T14:10:00Z">
        <w:r w:rsidR="007F13FF" w:rsidRPr="00244A3B">
          <w:t>fuelled</w:t>
        </w:r>
      </w:ins>
      <w:ins w:id="80" w:author="Giulia Masoero" w:date="2022-06-30T12:09:00Z">
        <w:r w:rsidR="00FA6EA8" w:rsidRPr="00244A3B">
          <w:t xml:space="preserve"> </w:t>
        </w:r>
      </w:ins>
      <w:ins w:id="81" w:author="Giulia Masoero" w:date="2022-06-30T14:23:00Z">
        <w:r w:rsidR="00FC6BE1" w:rsidRPr="00244A3B">
          <w:t>by</w:t>
        </w:r>
      </w:ins>
      <w:ins w:id="82" w:author="Giulia Masoero" w:date="2022-06-30T12:09:00Z">
        <w:r w:rsidR="00FA6EA8" w:rsidRPr="00244A3B">
          <w:t xml:space="preserve"> </w:t>
        </w:r>
      </w:ins>
      <w:ins w:id="83" w:author="Giulia Masoero" w:date="2022-06-30T13:43:00Z">
        <w:r w:rsidR="00FE5E85" w:rsidRPr="00244A3B">
          <w:t xml:space="preserve">previously </w:t>
        </w:r>
      </w:ins>
      <w:ins w:id="84" w:author="Giulia Masoero" w:date="2022-06-30T12:09:00Z">
        <w:r w:rsidR="00FA6EA8" w:rsidRPr="00244A3B">
          <w:t xml:space="preserve">accumulated body reserves </w:t>
        </w:r>
      </w:ins>
      <w:r w:rsidR="00FE5E85" w:rsidRPr="00244A3B">
        <w:fldChar w:fldCharType="begin"/>
      </w:r>
      <w:r w:rsidR="00FE5E85" w:rsidRPr="00244A3B">
        <w:instrText xml:space="preserve"> ADDIN ZOTERO_ITEM CSL_CITATION {"citationID":"xHKtUXCH","properties":{"formattedCitation":"(Festa-Bianchet and Jorgenson 1998)","plainCitation":"(Festa-Bianchet and Jorgenson 1998)","noteIndex":0},"citationItems":[{"id":3558,"uris":["http://zotero.org/users/3388363/items/HYNGLBZV"],"itemData":{"id":3558,"type":"article-journal","abstract":"We present a marginal value model explaining intraspecific and interspecific variation of mating systems in nonterritorial ungulates. The model takes into account the simultaneous effects of spatial and temporal distribution of females, female group size, male-male competition, female choice, and the operational sex ratio (i.e., the proportion of estrous females). The model predicts that higher numbers of females per group increases the average exploitation time of such groups by males. An increase in female group density, operational sex ratio, and age-specific fighting success of males are predicted to reduce the average exploitation time of female groups, leading to roving of males (i.e., moving between female groups). In contrast, an increase in die female rejection rate of males and in the time spent by males on nonmating activities (i. e., foraging, lying down, ruminating, migrating) are predicted to increase the average exploitation time of female groups and to favor staying behavior of males (i.e., defending a female group over a longer period of time). Consequently, die model predicts that young males will tend to be “stayers,” whereas middle-aged and old males are expected to be “rovers.” Model predictions were tested widi field data collected on muskoxen Ovibos moschatus in a natural population in west Greenland. Observed correlations between bull exploitation times of cow groups and the six above-mentioned social and environmental parameters were all in die predicted direction and statistically significant in five of die six cases. Overall, 69% of die observed variation in exploitation time of cow groups by males was explained by die model predictions. Stepwise regression suggested that, of die six parameters, variation in sex ratio (R2 = .56) and time spent on nonmating activities (R2 = .35) had the largest effects on male exploitation time. Also, die observed age-specific variation in bull exploitation time of cow groups was as predicted.","container-title":"Behavioral Ecology","DOI":"10.1093/beheco/9.2.144","ISSN":"1045-2249","issue":"2","journalAbbreviation":"Behavioral Ecology","page":"144-150","source":"Silverchair","title":"Selfish mothers: reproductive expenditure and resource availability in bighorn ewes","title-short":"Selfish mothers","volume":"9","author":[{"family":"Festa-Bianchet","given":"Marco"},{"family":"Jorgenson","given":"Jon T."}],"issued":{"date-parts":[["1998",1,1]]},"citation-key":"festa-bianchetSelfishMothersReproductive1998"}}],"schema":"https://github.com/citation-style-language/schema/raw/master/csl-citation.json"} </w:instrText>
      </w:r>
      <w:r w:rsidR="00FE5E85" w:rsidRPr="00244A3B">
        <w:fldChar w:fldCharType="separate"/>
      </w:r>
      <w:r w:rsidR="00FE5E85" w:rsidRPr="00244A3B">
        <w:rPr>
          <w:noProof/>
        </w:rPr>
        <w:t>(Festa-Bianchet and Jorgenson 1998)</w:t>
      </w:r>
      <w:r w:rsidR="00FE5E85" w:rsidRPr="00244A3B">
        <w:fldChar w:fldCharType="end"/>
      </w:r>
      <w:ins w:id="85" w:author="Giulia Masoero" w:date="2022-06-30T14:18:00Z">
        <w:r w:rsidR="003F70B9" w:rsidRPr="00244A3B">
          <w:t xml:space="preserve">, and is affected by body mass </w:t>
        </w:r>
      </w:ins>
      <w:r w:rsidR="003F70B9" w:rsidRPr="00244A3B">
        <w:fldChar w:fldCharType="begin"/>
      </w:r>
      <w:r w:rsidR="003F70B9" w:rsidRPr="00244A3B">
        <w:instrText xml:space="preserve"> ADDIN ZOTERO_ITEM CSL_CITATION {"citationID":"SaVnWq30","properties":{"formattedCitation":"(Gaillard et al. 2000)","plainCitation":"(Gaillard et al. 2000)","noteIndex":0},"citationItems":[{"id":3466,"uris":["http://zotero.org/users/3388363/items/C43DTBQC"],"itemData":{"id":3466,"type":"article-journal","abstract":"In large-herbivore populations, environmental variation and density dependence co-occur and have similar effects on various fitness components. Our review aims to quantify the temporal variability of fitness components and examine how that variability affects changes in population growth rates. Regardless of the source of variation, adult female survival shows little year-to-year variation [coefficient of variation (CV &lt;10%)], fecundity of prime-aged females and yearling survival rates show moderate year-to-year variation (CV &lt;20%), and juvenile survival and fecundity of young females show strong variation (CV &gt;30%). Old females show senescence in both survival and reproduction. These patterns of variation are independent of differences in body mass, taxonomic group, and ecological conditions. Differences in levels of maternal care may fine-tune the temporal variation of early survival. The immature stage, despite a low relative impact on population growth rate compared with the adult stage, may be the critical component of population dynamics of large herbivores. Observed differences in temporal variation may be more important than estimated relative sensitivity or elasticity in determining the relative demographic impact of various fitness components.","container-title":"Annual Review of Ecology and Systematics","ISSN":"0066-4162","note":"publisher: Annual Reviews","page":"367-393","source":"JSTOR","title":"Temporal Variation in Fitness Components and Population Dynamics of Large Herbivores","volume":"31","author":[{"family":"Gaillard","given":"J.-M."},{"family":"Festa-Bianchet","given":"M."},{"family":"Yoccoz","given":"N. G."},{"family":"Loison","given":"A."},{"family":"Toigo","given":"C."}],"issued":{"date-parts":[["2000"]]},"citation-key":"gaillardTemporalVariationFitness2000"}}],"schema":"https://github.com/citation-style-language/schema/raw/master/csl-citation.json"} </w:instrText>
      </w:r>
      <w:r w:rsidR="003F70B9" w:rsidRPr="00244A3B">
        <w:fldChar w:fldCharType="separate"/>
      </w:r>
      <w:r w:rsidR="003F70B9" w:rsidRPr="00244A3B">
        <w:rPr>
          <w:noProof/>
        </w:rPr>
        <w:t>(Gaillard et al. 2000)</w:t>
      </w:r>
      <w:r w:rsidR="003F70B9" w:rsidRPr="00244A3B">
        <w:fldChar w:fldCharType="end"/>
      </w:r>
      <w:ins w:id="86" w:author="Giulia Masoero" w:date="2022-06-30T12:09:00Z">
        <w:r w:rsidR="00FA6EA8" w:rsidRPr="00244A3B">
          <w:t>.</w:t>
        </w:r>
      </w:ins>
      <w:ins w:id="87" w:author="Giulia Masoero" w:date="2022-06-30T14:23:00Z">
        <w:r w:rsidR="00FC6BE1" w:rsidRPr="00244A3B">
          <w:t xml:space="preserve"> </w:t>
        </w:r>
      </w:ins>
      <w:ins w:id="88" w:author="Giulia Masoero" w:date="2022-06-30T14:24:00Z">
        <w:r w:rsidR="00FC6BE1" w:rsidRPr="00244A3B">
          <w:t xml:space="preserve">Structural body size depends mostly </w:t>
        </w:r>
      </w:ins>
      <w:ins w:id="89" w:author="Giulia Masoero" w:date="2022-06-30T14:25:00Z">
        <w:r w:rsidR="00FC6BE1" w:rsidRPr="00244A3B">
          <w:t xml:space="preserve">upon </w:t>
        </w:r>
      </w:ins>
      <w:ins w:id="90" w:author="Giulia Masoero" w:date="2022-06-30T14:30:00Z">
        <w:r w:rsidR="008873A4" w:rsidRPr="00244A3B">
          <w:t xml:space="preserve">environmental conditions during </w:t>
        </w:r>
      </w:ins>
      <w:ins w:id="91" w:author="Giulia Masoero" w:date="2022-06-30T14:34:00Z">
        <w:r w:rsidR="008873A4" w:rsidRPr="00244A3B">
          <w:t xml:space="preserve">the </w:t>
        </w:r>
      </w:ins>
      <w:ins w:id="92" w:author="Giulia Masoero" w:date="2022-06-30T14:30:00Z">
        <w:r w:rsidR="008873A4" w:rsidRPr="00244A3B">
          <w:t xml:space="preserve">growth </w:t>
        </w:r>
      </w:ins>
      <w:r w:rsidR="008873A4" w:rsidRPr="00244A3B">
        <w:fldChar w:fldCharType="begin"/>
      </w:r>
      <w:r w:rsidR="008873A4" w:rsidRPr="00244A3B">
        <w:instrText xml:space="preserve"> ADDIN ZOTERO_ITEM CSL_CITATION {"citationID":"PhAGF6ia","properties":{"formattedCitation":"(Festa-Bianchet et al. 2000)","plainCitation":"(Festa-Bianchet et al. 2000)","noteIndex":0},"citationItems":[{"id":3561,"uris":["http://zotero.org/users/3388363/items/XEZQIC6E"],"itemData":{"id":3561,"type":"article-journal","abstract":"Despite considerable empirical and theoretical work on the individual and population consequences of early development, little is known about the correlations between early mass and adult size or lifetime reproductive success of free-ranging mammals. Using a 26-year study of bighorn sheep (Ovis canadensis), we examined how mass as a lamb and mass gain as a yearling affected adult mass for both sexes, horn length of males and lifetime reproductive success of females at different population densities. Mass as a 3-week-old lamb was either weakly or not correlated with adult mass, horn length of adult males, or the number of lambs weaned over a ewe's lifetime. Weaning mass was correlated with most of these variables when the number of ewes in the population was taken into account. When weaning mass was controlled through partial correlation, mass as a yearling was correlated with adult mass of ewes but not with ewe reproductive success or with adult mass or horn length of rams. Lamb mass and number of ewes explained more of the variance in adult characteristics for males than for females. Our results suggest that mass gain during lactation, possibly but not necessarily related to the amount of maternal care received, affects adult mass and reproductive success. Females appear better able than males to compensate for poor early development, likely by postponing their first reproduction. Mass gain over several years and the number of ewes in the population strongly affect adult mass of both sexes and therefore can have profound effects on reproductive success of this long-lived species with a multi-year growth period.","container-title":"Behavioral Ecology","DOI":"10.1093/beheco/11.6.633","ISSN":"1045-2249","issue":"6","journalAbbreviation":"Behavioral Ecology","page":"633-639","source":"Silverchair","title":"Early development, adult mass, and reproductive success in bighorn sheep","volume":"11","author":[{"family":"Festa-Bianchet","given":"Marco"},{"family":"Jorgenson","given":"Jon T."},{"family":"Réale","given":"Denis"}],"issued":{"date-parts":[["2000",11,1]]},"citation-key":"festa-bianchetEarlyDevelopmentAdult2000"}}],"schema":"https://github.com/citation-style-language/schema/raw/master/csl-citation.json"} </w:instrText>
      </w:r>
      <w:r w:rsidR="008873A4" w:rsidRPr="00244A3B">
        <w:fldChar w:fldCharType="separate"/>
      </w:r>
      <w:r w:rsidR="008873A4" w:rsidRPr="00244A3B">
        <w:rPr>
          <w:noProof/>
        </w:rPr>
        <w:t>(Festa-Bianchet et al. 2000)</w:t>
      </w:r>
      <w:r w:rsidR="008873A4" w:rsidRPr="00244A3B">
        <w:fldChar w:fldCharType="end"/>
      </w:r>
      <w:ins w:id="93" w:author="Giulia Masoero" w:date="2022-07-01T14:47:00Z">
        <w:r w:rsidR="00742E64" w:rsidRPr="00244A3B">
          <w:t>. Body mass is influenced by environmental conditions</w:t>
        </w:r>
      </w:ins>
      <w:ins w:id="94" w:author="Giulia Masoero" w:date="2022-07-01T14:48:00Z">
        <w:r w:rsidR="00742E64" w:rsidRPr="00244A3B">
          <w:t xml:space="preserve"> (e.g.) </w:t>
        </w:r>
      </w:ins>
      <w:r w:rsidR="00742E64" w:rsidRPr="00244A3B">
        <w:fldChar w:fldCharType="begin"/>
      </w:r>
      <w:r w:rsidR="00742E64" w:rsidRPr="00244A3B">
        <w:instrText xml:space="preserve"> ADDIN ZOTERO_ITEM CSL_CITATION {"citationID":"ayhsSIU4","properties":{"formattedCitation":"(To\\uc0\\u239{}go et al. 2006; Tveraa et al. 2013; Herfindal et al. 2020)","plainCitation":"(Toïgo et al. 2006; Tveraa et al. 2013; Herfindal et al. 2020)","noteIndex":0},"citationItems":[{"id":3610,"uris":["http://zotero.org/users/3388363/items/CIHWEC45"],"itemData":{"id":3610,"type":"article-journal","abstract":"We tested the influence of population density and of drought intensity (measured as the Gaussen Index in spring and summer of the year of birth) on winter body mass, hind foot length, and body condition of roe deer fawns. Body mass decreased with increasing density and increased with increasing Gaussen Index in summer, in a similar way for both males and females. Hind foot length of males showed the same response. On the other hand, hind foot length of females decreased with increasing density only after dry summers, hence when environmental conditions were very harsh. Body condition was affected neither by density nor by drought intensity. Our results indicate that body mass and size are much better indicators of phenotypic quality than body condition in roe deer. The sex-specific responses of body size to environmental conditions could correspond to a differential allocation in favour of daughters by heavier than average roe deer mothers.","container-title":"Ecography","DOI":"10.1111/j.2006.0906-7590.04394.x","ISSN":"1600-0587","issue":"3","language":"en","note":"_eprint: https://onlinelibrary.wiley.com/doi/pdf/10.1111/j.2006.0906-7590.04394.x","page":"301-308","source":"Wiley Online Library","title":"How does environmental variation influence body mass, body size, and body condition? Roe deer as a case study","title-short":"How does environmental variation influence body mass, body size, and body condition?","volume":"29","author":[{"family":"Toïgo","given":"Carole"},{"family":"Gaillard","given":"Jean-Michel"},{"family":"Van Laere","given":"Guy"},{"family":"Hewison","given":"Mark"},{"family":"Morellet","given":"Nicolas"}],"issued":{"date-parts":[["2006"]]},"citation-key":"toigoHowDoesEnvironmental2006"}},{"id":3599,"uris":["http://zotero.org/users/3388363/items/HD5WIMTQ"],"itemData":{"id":3599,"type":"article-journal","abstract":"Global warming is expected to cause earlier springs and increased primary productivity in the Arctic. These changes may improve food availability for Arctic herbivores, but may also have negative effects by generating a mismatch between the surge of high quality food in the spring and the timing of reproduction. We analyzed a 10 year dataset of satellite derived measures of vegetation green-up, population densities, calf body masses and female reproductive success in 19 reindeer (Rangifer tarandus) populations in Northern Norway. An early onset of spring and high peak plant productivity had positive effects on calf autumn body masses and female reproductive success. In addition, body masses and reproductive success were both negatively related to population density. The quantity of food available, as determined by the onset of vegetation green-up and plant productivity over the summer were the main drivers of body mass growth and reproductive success. We found no evidence for an effect of the speed of spring green-up. Nor did we detect a negative mismatch between early springs and subsequent recruitment. Effects of global warming on plant productivity and onset of spring is likely to positively affect sub-Arctic reindeer.","container-title":"PLOS ONE","DOI":"10.1371/journal.pone.0056450","ISSN":"1932-6203","issue":"2","journalAbbreviation":"PLOS ONE","language":"en","note":"publisher: Public Library of Science","page":"e56450","source":"PLoS Journals","title":"Population Densities, Vegetation Green-Up, and Plant Productivity: Impacts on Reproductive Success and Juvenile Body Mass in Reindeer","title-short":"Population Densities, Vegetation Green-Up, and Plant Productivity","volume":"8","author":[{"family":"Tveraa","given":"Torkild"},{"family":"Stien","given":"Audun"},{"family":"Bårdsen","given":"Bård-J."},{"family":"Fauchald","given":"Per"}],"issued":{"date-parts":[["2013",2,22]]},"citation-key":"tveraaPopulationDensitiesVegetation2013"}},{"id":3605,"uris":["http://zotero.org/users/3388363/items/KFLA9T5K"],"itemData":{"id":3605,"type":"article-journal","abstract":"Theory predicts that animal populations will be synchronized over large distances by weather and climatic conditions with high spatial synchrony. However, local variation in population responses to weather, and low synchrony in key weather variables or in other ecological processes may reduce the population synchrony. We investigated to what extent temperature and precipitation during different periods of the year synchronized juvenile body mass of moose and reindeer in Norway. We expected high synchronizing effect of weather variables with a high and consistent explanatory power on body mass dynamics across populations, and a weaker synchronizing effect of weather variables whose effect on body mass varied among populations. Juvenile body mass in both species was related to temperature and precipitation during several periods of the year. Temperature had the strongest explanatory power in both species, with a similar effect across all populations. There was higher spatial synchrony in temperature compared to precipitation, and accordingly temperature had the strongest synchronizing effect on juvenile body mass. Moreover, periods with strong explanatory power had stronger synchronizing effect on juvenile body mass in both species. However, weather variables with large variation in the effects on body mass among populations had weak synchronizing effect. The results confirm that weather has a large impact on the spatial structure of population properties but also that spatial heterogeneity, for instance, in environmental change or population density may affect how and to what extent populations are synchronized.","container-title":"Journal of Animal Ecology","DOI":"10.1111/1365-2656.13192","ISSN":"1365-2656","issue":"6","language":"en","note":"_eprint: https://onlinelibrary.wiley.com/doi/pdf/10.1111/1365-2656.13192","page":"1419-1432","source":"Wiley Online Library","title":"When does weather synchronize life-history traits? Spatiotemporal patterns in juvenile body mass of two ungulates","title-short":"When does weather synchronize life-history traits?","volume":"89","author":[{"family":"Herfindal","given":"Ivar"},{"family":"Tveraa","given":"Torkild"},{"family":"Stien","given":"Audun"},{"family":"Solberg","given":"Erling J."},{"family":"Grøtan","given":"Vidar"}],"issued":{"date-parts":[["2020"]]},"citation-key":"herfindalWhenDoesWeather2020"}}],"schema":"https://github.com/citation-style-language/schema/raw/master/csl-citation.json"} </w:instrText>
      </w:r>
      <w:r w:rsidR="00742E64" w:rsidRPr="00244A3B">
        <w:fldChar w:fldCharType="separate"/>
      </w:r>
      <w:r w:rsidR="00742E64" w:rsidRPr="00244A3B">
        <w:rPr>
          <w:lang w:val="en-GB"/>
          <w:rPrChange w:id="95" w:author="Giulia Masoero" w:date="2022-07-01T17:21:00Z">
            <w:rPr>
              <w:color w:val="auto"/>
            </w:rPr>
          </w:rPrChange>
        </w:rPr>
        <w:t>(</w:t>
      </w:r>
      <w:proofErr w:type="spellStart"/>
      <w:r w:rsidR="00742E64" w:rsidRPr="00244A3B">
        <w:rPr>
          <w:lang w:val="en-GB"/>
          <w:rPrChange w:id="96" w:author="Giulia Masoero" w:date="2022-07-01T17:21:00Z">
            <w:rPr>
              <w:color w:val="auto"/>
            </w:rPr>
          </w:rPrChange>
        </w:rPr>
        <w:t>Toïgo</w:t>
      </w:r>
      <w:proofErr w:type="spellEnd"/>
      <w:r w:rsidR="00742E64" w:rsidRPr="00244A3B">
        <w:rPr>
          <w:lang w:val="en-GB"/>
          <w:rPrChange w:id="97" w:author="Giulia Masoero" w:date="2022-07-01T17:21:00Z">
            <w:rPr>
              <w:color w:val="auto"/>
            </w:rPr>
          </w:rPrChange>
        </w:rPr>
        <w:t xml:space="preserve"> et al. 2006; </w:t>
      </w:r>
      <w:proofErr w:type="spellStart"/>
      <w:r w:rsidR="00742E64" w:rsidRPr="00244A3B">
        <w:rPr>
          <w:lang w:val="en-GB"/>
          <w:rPrChange w:id="98" w:author="Giulia Masoero" w:date="2022-07-01T17:21:00Z">
            <w:rPr>
              <w:color w:val="auto"/>
            </w:rPr>
          </w:rPrChange>
        </w:rPr>
        <w:t>Tveraa</w:t>
      </w:r>
      <w:proofErr w:type="spellEnd"/>
      <w:r w:rsidR="00742E64" w:rsidRPr="00244A3B">
        <w:rPr>
          <w:lang w:val="en-GB"/>
          <w:rPrChange w:id="99" w:author="Giulia Masoero" w:date="2022-07-01T17:21:00Z">
            <w:rPr>
              <w:color w:val="auto"/>
            </w:rPr>
          </w:rPrChange>
        </w:rPr>
        <w:t xml:space="preserve"> et al. 2013; </w:t>
      </w:r>
      <w:proofErr w:type="spellStart"/>
      <w:r w:rsidR="00742E64" w:rsidRPr="00244A3B">
        <w:rPr>
          <w:lang w:val="en-GB"/>
          <w:rPrChange w:id="100" w:author="Giulia Masoero" w:date="2022-07-01T17:21:00Z">
            <w:rPr>
              <w:color w:val="auto"/>
            </w:rPr>
          </w:rPrChange>
        </w:rPr>
        <w:t>Herfindal</w:t>
      </w:r>
      <w:proofErr w:type="spellEnd"/>
      <w:r w:rsidR="00742E64" w:rsidRPr="00244A3B">
        <w:rPr>
          <w:lang w:val="en-GB"/>
          <w:rPrChange w:id="101" w:author="Giulia Masoero" w:date="2022-07-01T17:21:00Z">
            <w:rPr>
              <w:color w:val="auto"/>
            </w:rPr>
          </w:rPrChange>
        </w:rPr>
        <w:t xml:space="preserve"> et al. 2020)</w:t>
      </w:r>
      <w:r w:rsidR="00742E64" w:rsidRPr="00244A3B">
        <w:fldChar w:fldCharType="end"/>
      </w:r>
      <w:ins w:id="102" w:author="Giulia Masoero" w:date="2022-07-01T14:51:00Z">
        <w:r w:rsidR="00742E64" w:rsidRPr="00244A3B">
          <w:t xml:space="preserve"> and</w:t>
        </w:r>
      </w:ins>
      <w:ins w:id="103" w:author="Giulia Masoero" w:date="2022-07-01T14:47:00Z">
        <w:r w:rsidR="00742E64" w:rsidRPr="00244A3B">
          <w:t xml:space="preserve"> </w:t>
        </w:r>
      </w:ins>
      <w:ins w:id="104" w:author="Giulia Masoero" w:date="2022-06-30T14:34:00Z">
        <w:r w:rsidR="008873A4" w:rsidRPr="00244A3B">
          <w:t>juvenile</w:t>
        </w:r>
      </w:ins>
      <w:ins w:id="105" w:author="Giulia Masoero" w:date="2022-06-30T14:32:00Z">
        <w:r w:rsidR="008873A4" w:rsidRPr="00244A3B">
          <w:t xml:space="preserve"> individuals are </w:t>
        </w:r>
      </w:ins>
      <w:ins w:id="106" w:author="Giulia Masoero" w:date="2022-06-30T14:33:00Z">
        <w:r w:rsidR="008873A4" w:rsidRPr="00244A3B">
          <w:t>particularly</w:t>
        </w:r>
      </w:ins>
      <w:ins w:id="107" w:author="Giulia Masoero" w:date="2022-06-30T14:32:00Z">
        <w:r w:rsidR="008873A4" w:rsidRPr="00244A3B">
          <w:t xml:space="preserve"> susceptible to adverse </w:t>
        </w:r>
      </w:ins>
      <w:ins w:id="108" w:author="Giulia Masoero" w:date="2022-06-30T14:33:00Z">
        <w:r w:rsidR="008873A4" w:rsidRPr="00244A3B">
          <w:t xml:space="preserve">environmental </w:t>
        </w:r>
      </w:ins>
      <w:ins w:id="109" w:author="Giulia Masoero" w:date="2022-06-30T14:34:00Z">
        <w:r w:rsidR="008873A4" w:rsidRPr="00244A3B">
          <w:t>conditions</w:t>
        </w:r>
      </w:ins>
      <w:ins w:id="110" w:author="Giulia Masoero" w:date="2022-06-30T14:33:00Z">
        <w:r w:rsidR="008873A4" w:rsidRPr="00244A3B">
          <w:t xml:space="preserve"> </w:t>
        </w:r>
      </w:ins>
      <w:ins w:id="111" w:author="Giulia Masoero" w:date="2022-07-01T17:53:00Z">
        <w:r w:rsidR="007E4D03">
          <w:rPr>
            <w:lang w:val="fr-CA"/>
          </w:rPr>
          <w:t xml:space="preserve">as </w:t>
        </w:r>
        <w:proofErr w:type="spellStart"/>
        <w:r w:rsidR="007E4D03">
          <w:rPr>
            <w:lang w:val="fr-CA"/>
          </w:rPr>
          <w:t>they</w:t>
        </w:r>
        <w:proofErr w:type="spellEnd"/>
        <w:r w:rsidR="007E4D03">
          <w:rPr>
            <w:lang w:val="fr-CA"/>
          </w:rPr>
          <w:t xml:space="preserve"> have</w:t>
        </w:r>
      </w:ins>
      <w:ins w:id="112" w:author="Giulia Masoero" w:date="2022-07-01T17:52:00Z">
        <w:r w:rsidR="007E4D03">
          <w:rPr>
            <w:lang w:val="fr-CA"/>
          </w:rPr>
          <w:t xml:space="preserve"> </w:t>
        </w:r>
        <w:proofErr w:type="spellStart"/>
        <w:r w:rsidR="007E4D03">
          <w:rPr>
            <w:lang w:val="fr-CA"/>
          </w:rPr>
          <w:t>low</w:t>
        </w:r>
        <w:proofErr w:type="spellEnd"/>
        <w:r w:rsidR="007E4D03">
          <w:rPr>
            <w:lang w:val="fr-CA"/>
          </w:rPr>
          <w:t xml:space="preserve"> </w:t>
        </w:r>
        <w:proofErr w:type="spellStart"/>
        <w:r w:rsidR="007E4D03">
          <w:rPr>
            <w:lang w:val="fr-CA"/>
          </w:rPr>
          <w:t>energy</w:t>
        </w:r>
        <w:proofErr w:type="spellEnd"/>
        <w:r w:rsidR="007E4D03">
          <w:rPr>
            <w:lang w:val="fr-CA"/>
          </w:rPr>
          <w:t xml:space="preserve"> </w:t>
        </w:r>
        <w:proofErr w:type="spellStart"/>
        <w:r w:rsidR="007E4D03">
          <w:rPr>
            <w:lang w:val="fr-CA"/>
          </w:rPr>
          <w:t>reserves</w:t>
        </w:r>
        <w:proofErr w:type="spellEnd"/>
        <w:r w:rsidR="007E4D03">
          <w:rPr>
            <w:lang w:val="fr-CA"/>
          </w:rPr>
          <w:t xml:space="preserve"> and </w:t>
        </w:r>
      </w:ins>
      <w:ins w:id="113" w:author="Giulia Masoero" w:date="2022-07-01T17:53:00Z">
        <w:r w:rsidR="007E4D03">
          <w:rPr>
            <w:lang w:val="fr-CA"/>
          </w:rPr>
          <w:t>as a</w:t>
        </w:r>
      </w:ins>
      <w:ins w:id="114" w:author="Giulia Masoero" w:date="2022-06-30T14:33:00Z">
        <w:r w:rsidR="008873A4" w:rsidRPr="00244A3B">
          <w:t xml:space="preserve"> large portion of their energies</w:t>
        </w:r>
      </w:ins>
      <w:ins w:id="115" w:author="Giulia Masoero" w:date="2022-07-01T14:52:00Z">
        <w:r w:rsidR="00742E64" w:rsidRPr="00244A3B">
          <w:t xml:space="preserve"> is allocated</w:t>
        </w:r>
      </w:ins>
      <w:ins w:id="116" w:author="Giulia Masoero" w:date="2022-06-30T14:33:00Z">
        <w:r w:rsidR="008873A4" w:rsidRPr="00244A3B">
          <w:t xml:space="preserve"> to grow</w:t>
        </w:r>
      </w:ins>
      <w:ins w:id="117" w:author="Giulia Masoero" w:date="2022-07-01T14:52:00Z">
        <w:r w:rsidR="00742E64" w:rsidRPr="00244A3B">
          <w:t>th</w:t>
        </w:r>
      </w:ins>
      <w:ins w:id="118" w:author="Giulia Masoero" w:date="2022-06-30T14:34:00Z">
        <w:r w:rsidR="008873A4" w:rsidRPr="00244A3B">
          <w:t xml:space="preserve"> </w:t>
        </w:r>
      </w:ins>
      <w:r w:rsidR="008873A4" w:rsidRPr="00244A3B">
        <w:fldChar w:fldCharType="begin"/>
      </w:r>
      <w:r w:rsidR="007E4D03">
        <w:instrText xml:space="preserve"> ADDIN ZOTERO_ITEM CSL_CITATION {"citationID":"PXMTbHS9","properties":{"formattedCitation":"(Hudson and White 1985; Gaillard et al. 2000)","plainCitation":"(Hudson and White 1985; Gaillard et al. 2000)","noteIndex":0},"citationItems":[{"id":3656,"uris":["http://zotero.org/users/3388363/items/UQRJT599"],"itemData":{"id":3656,"type":"book","call-number":"QL737.U4 B56 1985","event-place":"Boca Raton, Fla","ISBN":"978-0-8493-5911-8","language":"en","number-of-pages":"314","publisher":"CRC Press","publisher-place":"Boca Raton, Fla","source":"Library of Congress ISBN","title":"Bioenergetics of wild herbivores","editor":[{"family":"Hudson","given":"Robert J."},{"family":"White","given":"Robert G."}],"issued":{"date-parts":[["1985"]]},"citation-key":"hudsonBioenergeticsWildHerbivores1985"}},{"id":3466,"uris":["http://zotero.org/users/3388363/items/C43DTBQC"],"itemData":{"id":3466,"type":"article-journal","abstract":"In large-herbivore populations, environmental variation and density dependence co-occur and have similar effects on various fitness components. Our review aims to quantify the temporal variability of fitness components and examine how that variability affects changes in population growth rates. Regardless of the source of variation, adult female survival shows little year-to-year variation [coefficient of variation (CV &lt;10%)], fecundity of prime-aged females and yearling survival rates show moderate year-to-year variation (CV &lt;20%), and juvenile survival and fecundity of young females show strong variation (CV &gt;30%). Old females show senescence in both survival and reproduction. These patterns of variation are independent of differences in body mass, taxonomic group, and ecological conditions. Differences in levels of maternal care may fine-tune the temporal variation of early survival. The immature stage, despite a low relative impact on population growth rate compared with the adult stage, may be the critical component of population dynamics of large herbivores. Observed differences in temporal variation may be more important than estimated relative sensitivity or elasticity in determining the relative demographic impact of various fitness components.","container-title":"Annual Review of Ecology and Systematics","ISSN":"0066-4162","note":"publisher: Annual Reviews","page":"367-393","source":"JSTOR","title":"Temporal Variation in Fitness Components and Population Dynamics of Large Herbivores","volume":"31","author":[{"family":"Gaillard","given":"J.-M."},{"family":"Festa-Bianchet","given":"M."},{"family":"Yoccoz","given":"N. G."},{"family":"Loison","given":"A."},{"family":"Toigo","given":"C."}],"issued":{"date-parts":[["2000"]]},"citation-key":"gaillardTemporalVariationFitness2000"}}],"schema":"https://github.com/citation-style-language/schema/raw/master/csl-citation.json"} </w:instrText>
      </w:r>
      <w:r w:rsidR="008873A4" w:rsidRPr="00244A3B">
        <w:fldChar w:fldCharType="separate"/>
      </w:r>
      <w:r w:rsidR="007E4D03">
        <w:rPr>
          <w:noProof/>
        </w:rPr>
        <w:t>(Hudson and White 1985; Gaillard et al. 2000)</w:t>
      </w:r>
      <w:r w:rsidR="008873A4" w:rsidRPr="00244A3B">
        <w:fldChar w:fldCharType="end"/>
      </w:r>
      <w:ins w:id="119" w:author="Giulia Masoero" w:date="2022-06-30T14:33:00Z">
        <w:r w:rsidR="008873A4" w:rsidRPr="00244A3B">
          <w:t>.</w:t>
        </w:r>
      </w:ins>
      <w:ins w:id="120" w:author="Giulia Masoero" w:date="2022-07-01T17:18:00Z">
        <w:r w:rsidR="009E1AB9" w:rsidRPr="00244A3B">
          <w:t xml:space="preserve"> Furthermore</w:t>
        </w:r>
      </w:ins>
      <w:ins w:id="121" w:author="Giulia Masoero" w:date="2022-07-01T17:19:00Z">
        <w:r w:rsidR="009E1AB9" w:rsidRPr="00244A3B">
          <w:rPr>
            <w:lang w:val="fr-CA"/>
          </w:rPr>
          <w:t xml:space="preserve">, the mass of </w:t>
        </w:r>
        <w:proofErr w:type="spellStart"/>
        <w:r w:rsidR="009E1AB9" w:rsidRPr="00244A3B">
          <w:rPr>
            <w:lang w:val="fr-CA"/>
          </w:rPr>
          <w:t>young</w:t>
        </w:r>
        <w:proofErr w:type="spellEnd"/>
        <w:r w:rsidR="009E1AB9" w:rsidRPr="00244A3B">
          <w:rPr>
            <w:lang w:val="fr-CA"/>
          </w:rPr>
          <w:t xml:space="preserve"> </w:t>
        </w:r>
        <w:proofErr w:type="spellStart"/>
        <w:r w:rsidR="009E1AB9" w:rsidRPr="00244A3B">
          <w:rPr>
            <w:lang w:val="fr-CA"/>
          </w:rPr>
          <w:t>individuals</w:t>
        </w:r>
        <w:proofErr w:type="spellEnd"/>
        <w:r w:rsidR="009E1AB9" w:rsidRPr="00244A3B">
          <w:rPr>
            <w:lang w:val="fr-CA"/>
          </w:rPr>
          <w:t xml:space="preserve"> </w:t>
        </w:r>
        <w:proofErr w:type="spellStart"/>
        <w:r w:rsidR="009E1AB9" w:rsidRPr="00244A3B">
          <w:rPr>
            <w:lang w:val="fr-CA"/>
          </w:rPr>
          <w:t>responds</w:t>
        </w:r>
        <w:proofErr w:type="spellEnd"/>
        <w:r w:rsidR="009E1AB9" w:rsidRPr="00244A3B">
          <w:rPr>
            <w:lang w:val="fr-CA"/>
          </w:rPr>
          <w:t xml:space="preserve"> to </w:t>
        </w:r>
        <w:proofErr w:type="spellStart"/>
        <w:r w:rsidR="009E1AB9" w:rsidRPr="00244A3B">
          <w:rPr>
            <w:lang w:val="fr-CA"/>
          </w:rPr>
          <w:t>both</w:t>
        </w:r>
        <w:proofErr w:type="spellEnd"/>
        <w:r w:rsidR="009E1AB9" w:rsidRPr="00244A3B">
          <w:rPr>
            <w:lang w:val="fr-CA"/>
          </w:rPr>
          <w:t xml:space="preserve"> population </w:t>
        </w:r>
        <w:proofErr w:type="spellStart"/>
        <w:r w:rsidR="009E1AB9" w:rsidRPr="00244A3B">
          <w:rPr>
            <w:lang w:val="fr-CA"/>
          </w:rPr>
          <w:t>density</w:t>
        </w:r>
        <w:proofErr w:type="spellEnd"/>
        <w:r w:rsidR="009E1AB9" w:rsidRPr="00244A3B">
          <w:rPr>
            <w:lang w:val="fr-CA"/>
          </w:rPr>
          <w:t xml:space="preserve"> and </w:t>
        </w:r>
        <w:proofErr w:type="spellStart"/>
        <w:r w:rsidR="009E1AB9" w:rsidRPr="00244A3B">
          <w:rPr>
            <w:lang w:val="fr-CA"/>
          </w:rPr>
          <w:t>vegetation</w:t>
        </w:r>
        <w:proofErr w:type="spellEnd"/>
        <w:r w:rsidR="009E1AB9" w:rsidRPr="00244A3B">
          <w:rPr>
            <w:lang w:val="fr-CA"/>
          </w:rPr>
          <w:t xml:space="preserve"> </w:t>
        </w:r>
        <w:proofErr w:type="spellStart"/>
        <w:r w:rsidR="009E1AB9" w:rsidRPr="00244A3B">
          <w:rPr>
            <w:lang w:val="fr-CA"/>
          </w:rPr>
          <w:t>abundance</w:t>
        </w:r>
      </w:ins>
      <w:proofErr w:type="spellEnd"/>
      <w:ins w:id="122" w:author="Giulia Masoero" w:date="2022-07-01T17:20:00Z">
        <w:r w:rsidR="009E1AB9" w:rsidRPr="00244A3B">
          <w:rPr>
            <w:lang w:val="fr-CA"/>
          </w:rPr>
          <w:t xml:space="preserve">, and </w:t>
        </w:r>
        <w:proofErr w:type="spellStart"/>
        <w:r w:rsidR="00244A3B" w:rsidRPr="00244A3B">
          <w:rPr>
            <w:lang w:val="fr-CA"/>
          </w:rPr>
          <w:t>it</w:t>
        </w:r>
        <w:proofErr w:type="spellEnd"/>
        <w:r w:rsidR="00244A3B" w:rsidRPr="00244A3B">
          <w:rPr>
            <w:lang w:val="fr-CA"/>
          </w:rPr>
          <w:t xml:space="preserve"> </w:t>
        </w:r>
        <w:proofErr w:type="spellStart"/>
        <w:r w:rsidR="00244A3B" w:rsidRPr="00244A3B">
          <w:rPr>
            <w:lang w:val="fr-CA"/>
          </w:rPr>
          <w:t>therefore</w:t>
        </w:r>
        <w:proofErr w:type="spellEnd"/>
        <w:r w:rsidR="00244A3B" w:rsidRPr="00244A3B">
          <w:rPr>
            <w:lang w:val="fr-CA"/>
          </w:rPr>
          <w:t xml:space="preserve"> </w:t>
        </w:r>
        <w:proofErr w:type="spellStart"/>
        <w:r w:rsidR="00244A3B" w:rsidRPr="00244A3B">
          <w:rPr>
            <w:lang w:val="fr-CA"/>
          </w:rPr>
          <w:t>reflects</w:t>
        </w:r>
        <w:proofErr w:type="spellEnd"/>
        <w:r w:rsidR="00244A3B" w:rsidRPr="00244A3B">
          <w:rPr>
            <w:lang w:val="fr-CA"/>
          </w:rPr>
          <w:t xml:space="preserve"> </w:t>
        </w:r>
        <w:proofErr w:type="spellStart"/>
        <w:r w:rsidR="00244A3B" w:rsidRPr="00244A3B">
          <w:rPr>
            <w:lang w:val="fr-CA"/>
          </w:rPr>
          <w:t>overall</w:t>
        </w:r>
        <w:proofErr w:type="spellEnd"/>
        <w:r w:rsidR="00244A3B" w:rsidRPr="00244A3B">
          <w:rPr>
            <w:lang w:val="fr-CA"/>
          </w:rPr>
          <w:t xml:space="preserve"> </w:t>
        </w:r>
        <w:proofErr w:type="spellStart"/>
        <w:r w:rsidR="00244A3B" w:rsidRPr="00244A3B">
          <w:rPr>
            <w:lang w:val="fr-CA"/>
          </w:rPr>
          <w:t>resource</w:t>
        </w:r>
        <w:proofErr w:type="spellEnd"/>
        <w:r w:rsidR="00244A3B" w:rsidRPr="00244A3B">
          <w:rPr>
            <w:lang w:val="fr-CA"/>
          </w:rPr>
          <w:t xml:space="preserve"> </w:t>
        </w:r>
        <w:proofErr w:type="spellStart"/>
        <w:r w:rsidR="00244A3B" w:rsidRPr="00244A3B">
          <w:rPr>
            <w:lang w:val="fr-CA"/>
          </w:rPr>
          <w:t>availability</w:t>
        </w:r>
      </w:ins>
      <w:proofErr w:type="spellEnd"/>
      <w:ins w:id="123" w:author="Giulia Masoero" w:date="2022-07-01T17:21:00Z">
        <w:r w:rsidR="00244A3B" w:rsidRPr="00244A3B">
          <w:rPr>
            <w:lang w:val="fr-CA"/>
          </w:rPr>
          <w:t xml:space="preserve"> </w:t>
        </w:r>
      </w:ins>
      <w:r w:rsidR="00244A3B" w:rsidRPr="00244A3B">
        <w:rPr>
          <w:lang w:val="fr-CA"/>
        </w:rPr>
        <w:fldChar w:fldCharType="begin"/>
      </w:r>
      <w:r w:rsidR="00244A3B" w:rsidRPr="00244A3B">
        <w:rPr>
          <w:lang w:val="fr-CA"/>
        </w:rPr>
        <w:instrText xml:space="preserve"> ADDIN ZOTERO_ITEM CSL_CITATION {"citationID":"fVgH4PEY","properties":{"formattedCitation":"(Garel et al. 2011)","plainCitation":"(Garel et al. 2011)","noteIndex":0},"citationItems":[{"id":3474,"uris":["http://zotero.org/users/3388363/items/6A5EACMG"],"itemData":{"id":3474,"type":"article-journal","abstract":"For species living in seasonal environments the understanding of demographic processes requires identifying the environmental factors during spring and summer that shape phenotypic variation. We assessed the effects of plant phenology and population abundance during spring-summer on variation in autumn body mass among cohorts (1995–2006) of juvenile alpine chamois (Rupicapra rupicapra). We computed several metrics based on the normalized difference vegetation index (NDVI) to assess interannual variation in plant phenology and productivity. Body mass of both sexes decreased similarly during years with late springs (−20%) and with increasing population abundance (−15%), with no interactive effect. Our results also suggested that forage quality more than forage quantity influenced body mass of juveniles. Variation in body mass of juveniles thus can be used as an indicator of the relationship between chamois populations and their environment. This study also demonstrates the utility of satellite-based data in increasing our understanding of the consequences of spring-summer conditions on life-history traits.","container-title":"Journal of Mammalogy","DOI":"10.1644/10-MAMM-A-056.1","ISSN":"0022-2372","issue":"5","journalAbbreviation":"Journal of Mammalogy","page":"1112-1117","source":"Silverchair","title":"Population abundance and early spring conditions determine variation in body mass of juvenile chamois","volume":"92","author":[{"family":"Garel","given":"Mathieu"},{"family":"Gaillard","given":"Jean-Michel"},{"family":"Jullien","given":"Jean-Michel"},{"family":"Dubray","given":"Dominique"},{"family":"Maillard","given":"Daniel"},{"family":"Loison","given":"Anne"}],"issued":{"date-parts":[["2011",10,14]]},"citation-key":"garelPopulationAbundanceEarly2011"}}],"schema":"https://github.com/citation-style-language/schema/raw/master/csl-citation.json"} </w:instrText>
      </w:r>
      <w:r w:rsidR="00244A3B" w:rsidRPr="00244A3B">
        <w:rPr>
          <w:lang w:val="fr-CA"/>
        </w:rPr>
        <w:fldChar w:fldCharType="separate"/>
      </w:r>
      <w:r w:rsidR="00244A3B" w:rsidRPr="00244A3B">
        <w:rPr>
          <w:noProof/>
          <w:lang w:val="fr-CA"/>
        </w:rPr>
        <w:t>(Garel et al. 2011)</w:t>
      </w:r>
      <w:r w:rsidR="00244A3B" w:rsidRPr="00244A3B">
        <w:rPr>
          <w:lang w:val="fr-CA"/>
        </w:rPr>
        <w:fldChar w:fldCharType="end"/>
      </w:r>
      <w:ins w:id="124" w:author="Giulia Masoero" w:date="2022-07-01T17:21:00Z">
        <w:r w:rsidR="00244A3B" w:rsidRPr="00244A3B">
          <w:rPr>
            <w:lang w:val="fr-CA"/>
          </w:rPr>
          <w:t>.</w:t>
        </w:r>
      </w:ins>
      <w:ins w:id="125" w:author="Giulia Masoero" w:date="2022-06-30T12:04:00Z">
        <w:r w:rsidR="00BD47C6" w:rsidRPr="00244A3B">
          <w:t xml:space="preserve"> </w:t>
        </w:r>
      </w:ins>
      <w:del w:id="126" w:author="Giulia Masoero" w:date="2022-06-30T14:19:00Z">
        <w:r w:rsidRPr="00244A3B" w:rsidDel="00CA1562">
          <w:delText xml:space="preserve"> </w:delText>
        </w:r>
      </w:del>
      <w:del w:id="127" w:author="Giulia Masoero" w:date="2022-07-01T14:52:00Z">
        <w:r w:rsidRPr="00244A3B" w:rsidDel="00E26D68">
          <w:delText xml:space="preserve">Primarily, in ungulates, </w:delText>
        </w:r>
      </w:del>
      <w:ins w:id="128" w:author="Giulia Masoero" w:date="2022-07-01T14:52:00Z">
        <w:r w:rsidR="00E26D68" w:rsidRPr="00244A3B">
          <w:t>A</w:t>
        </w:r>
      </w:ins>
      <w:del w:id="129" w:author="Giulia Masoero" w:date="2022-07-01T14:52:00Z">
        <w:r w:rsidRPr="00244A3B" w:rsidDel="00E26D68">
          <w:delText>a</w:delText>
        </w:r>
      </w:del>
      <w:r w:rsidRPr="00244A3B">
        <w:t xml:space="preserve"> decline in body mass</w:t>
      </w:r>
      <w:ins w:id="130" w:author="Giulia Masoero" w:date="2022-07-01T14:52:00Z">
        <w:r w:rsidR="00E26D68" w:rsidRPr="00244A3B">
          <w:t xml:space="preserve"> in ungulated</w:t>
        </w:r>
      </w:ins>
      <w:r w:rsidRPr="00244A3B">
        <w:t xml:space="preserve"> is</w:t>
      </w:r>
      <w:ins w:id="131" w:author="Giulia Masoero" w:date="2022-07-01T14:52:00Z">
        <w:r w:rsidR="00E26D68" w:rsidRPr="00244A3B">
          <w:t xml:space="preserve"> therefore</w:t>
        </w:r>
      </w:ins>
      <w:r w:rsidRPr="00244A3B">
        <w:t xml:space="preserve"> expected to be most obvious in the early growing stages because they lack proper energy reserves</w:t>
      </w:r>
      <w:del w:id="132" w:author="Giulia Masoero" w:date="2022-07-01T17:01:00Z">
        <w:r w:rsidRPr="00244A3B" w:rsidDel="00085B75">
          <w:delText xml:space="preserve"> while growing</w:delText>
        </w:r>
      </w:del>
      <w:r w:rsidRPr="00244A3B">
        <w:t xml:space="preserve">, which makes them sensitive to changing external biotic and abiotic factors </w:t>
      </w:r>
      <w:r w:rsidR="00581B1B" w:rsidRPr="00244A3B">
        <w:fldChar w:fldCharType="begin"/>
      </w:r>
      <w:r w:rsidR="004468A1" w:rsidRPr="00244A3B">
        <w:instrText xml:space="preserve"> ADDIN ZOTERO_ITEM CSL_CITATION {"citationID":"pX7jIUHp","properties":{"formattedCitation":"(Forchhammer et al. 2001; Rughetti and Festa-Bianchet 2012)","plainCitation":"(Forchhammer et al. 2001; Rughetti and Festa-Bianchet 2012)","dontUpdate":true,"noteIndex":0},"citationItems":[{"id":1264,"uris":["http://zotero.org/users/3388363/items/6YCKKL8L"],"itemData":{"id":1264,"type":"article-journal","abstract":"1. Density-dependent and climatic conditions experienced by individuals before and after birth differ considerably between cohorts. Such early environmental variability has the potential to create persistent fitness differences among cohorts. Here we test the hypothesis that conditions experienced by individuals in their early development will have long-term effects on their life history traits. 2. We approached this by analysing and contrasting the effects of climate (the North Atlantic Oscillation, NAO) and population density at year of birth on cohort birth weight, birth date, litter size, age of maturity, survival and fecundity of Soay sheep, Ovies aries L., ewes in the population on the island of Hirta, St Kilda, Scotland. 3. Significant intercohort variations were found in life history traits. Cohorts born after warm, wet and windy (high NAO) winters were lighter at birth, born earlier, less likely to have a twin and matured later than cohorts born following cold and dry (low NAO) winters. High population densities in the winter preceding birth also had a negative effect on birth weight, birth date and litter size, whereas high postnatal densities delayed age of first reproduction. 4. High NAO winters preceding birth depressed juvenile survival but increased adult survival and fecundity. The negative influence of high NAO winters on juvenile survival is likely to be related to mothers' compromised physical condition while the cohort is in utero, whereas the positive influence on adult survival and fecundity may relate to the improved postnatal forage conditions following high NAO winters. High pre- and postnatal population densities decreased juvenile (neonatal, yearling) and adult (2-4 years) survivorship but had no significant effect fecundity.","container-title":"Journal of Animal Ecology","DOI":"10.1046/j.0021-8790.2001.00532.x","ISSN":"00218790","issue":"5","page":"721–729","title":"Climate and population density induce long-term cohort variation in a northern ungulate","volume":"70","author":[{"family":"Forchhammer","given":"Mads C."},{"family":"Clutton-Brock","given":"Tim H."},{"family":"Lindström","given":"Jan"},{"family":"Albon","given":"Steve D."}],"issued":{"date-parts":[["2001"]]},"citation-key":"forchhammerClimatePopulationDensity2001"}},{"id":3523,"uris":["http://zotero.org/users/3388363/items/AUBWR9MN"],"itemData":{"id":3523,"type":"article-journal","abstract":"Environmental change, including global warming, can lead to directional changes over time in phenotypic traits such as sex- and age-specific body mass. We evaluated the potential short-term effects of a series of hot and dry springs and early summers on mass of yearling chamois (Rupicapra rupicapra) in 2 populations in the western Alps. Yearling mass decreased in both populations over the study period, but much of this decline seemed to originate from a sharp drop in 2003, after which body mass remained low. Our analysis suggested that this decrease was caused by the additive effects of warm springs and summers over the first 2 years of life. The mass of adult chamois also decreased over time. These results suggest that ongoing warming in the Alps could be a selective pressure on the life history and reproductive strategies of wild ungulates.","container-title":"Journal of Mammalogy","DOI":"10.1644/11-MAMM-A-402.1","ISSN":"0022-2372","issue":"5","journalAbbreviation":"Journal of Mammalogy","page":"1301-1307","source":"Silverchair","title":"Effects of spring-summer temperature on body mass of chamois","volume":"93","author":[{"family":"Rughetti","given":"Marco"},{"family":"Festa-Bianchet","given":"Marco"}],"issued":{"date-parts":[["2012",10,19]]},"citation-key":"rughettiEffectsSpringsummerTemperature2012a"}}],"schema":"https://github.com/citation-style-language/schema/raw/master/csl-citation.json"} </w:instrText>
      </w:r>
      <w:r w:rsidR="00581B1B" w:rsidRPr="00244A3B">
        <w:fldChar w:fldCharType="separate"/>
      </w:r>
      <w:r w:rsidR="00581B1B" w:rsidRPr="00244A3B">
        <w:rPr>
          <w:noProof/>
        </w:rPr>
        <w:t>(Forchhammer et al. 2001; Rughetti and Festa-Bianchet 2012)</w:t>
      </w:r>
      <w:r w:rsidR="00581B1B" w:rsidRPr="00244A3B">
        <w:fldChar w:fldCharType="end"/>
      </w:r>
      <w:del w:id="133" w:author="Giulia Masoero" w:date="2022-06-29T16:16:00Z">
        <w:r w:rsidRPr="00244A3B" w:rsidDel="00581B1B">
          <w:delText>(Forchhammer et al., 2001; Rughetti &amp; Festa-Bianchet, 2012)</w:delText>
        </w:r>
      </w:del>
      <w:r w:rsidRPr="00244A3B">
        <w:t xml:space="preserve">. </w:t>
      </w:r>
      <w:ins w:id="134" w:author="Giulia Masoero" w:date="2022-06-30T14:54:00Z">
        <w:r w:rsidR="003B2179" w:rsidRPr="00244A3B">
          <w:rPr>
            <w:highlight w:val="yellow"/>
          </w:rPr>
          <w:t>However, the long-term effect of abiotic factors, such as ambient temperature, on whole populations, adapted to cold climate environments, is still poorly understood.</w:t>
        </w:r>
        <w:r w:rsidR="003B2179" w:rsidRPr="00244A3B">
          <w:t xml:space="preserve"> </w:t>
        </w:r>
      </w:ins>
      <w:del w:id="135" w:author="Giulia Masoero" w:date="2022-06-30T14:43:00Z">
        <w:r w:rsidRPr="00244A3B" w:rsidDel="00F834C3">
          <w:delText xml:space="preserve">What is more, understanding the effect of environmental conditions on body size is of significant importance, as changes in individuals’ size can disrupt how a whole ecosystem functions </w:delText>
        </w:r>
        <w:r w:rsidR="00581B1B" w:rsidRPr="00244A3B" w:rsidDel="00F834C3">
          <w:fldChar w:fldCharType="begin"/>
        </w:r>
        <w:r w:rsidR="00581B1B" w:rsidRPr="00244A3B" w:rsidDel="00F834C3">
          <w:delInstrText xml:space="preserve"> ADDIN ZOTERO_ITEM CSL_CITATION {"citationID":"cVig7a3Q","properties":{"formattedCitation":"(Jackson et al. 2021)","plainCitation":"(Jackson et al. 2021)","noteIndex":0},"citationItems":[{"id":3492,"uris":["http://zotero.org/users/3388363/items/ZWVSS64T"],"itemData":{"id":3492,"type":"article-journal","container-title":"Trends in Ecology &amp; Evolution","DOI":"10.1016/j.tree.2021.01.005","ISSN":"0169-5347","issue":"5","journalAbbreviation":"Trends in Ecology &amp; Evolution","language":"English","note":"publisher: Elsevier\nPMID: 33583600","page":"402-410","source":"www.cell.com","title":"The Temporal Dynamics of Multiple Stressor Effects: From Individuals to Ecosystems","title-short":"The Temporal Dynamics of Multiple Stressor Effects","volume":"36","author":[{"family":"Jackson","given":"Michelle C."},{"family":"Pawar","given":"Samraat"},{"family":"Woodward","given":"Guy"}],"issued":{"date-parts":[["2021",5,1]]},"citation-key":"jacksonTemporalDynamicsMultiple2021"}}],"schema":"https://github.com/citation-style-language/schema/raw/master/csl-citation.json"} </w:delInstrText>
        </w:r>
        <w:r w:rsidR="00581B1B" w:rsidRPr="00244A3B" w:rsidDel="00F834C3">
          <w:fldChar w:fldCharType="separate"/>
        </w:r>
        <w:r w:rsidR="00581B1B" w:rsidRPr="00244A3B" w:rsidDel="00F834C3">
          <w:rPr>
            <w:noProof/>
          </w:rPr>
          <w:delText>(Jackson et al. 2021)</w:delText>
        </w:r>
        <w:r w:rsidR="00581B1B" w:rsidRPr="00244A3B" w:rsidDel="00F834C3">
          <w:fldChar w:fldCharType="end"/>
        </w:r>
      </w:del>
      <w:del w:id="136" w:author="Giulia Masoero" w:date="2022-06-29T16:16:00Z">
        <w:r w:rsidRPr="00244A3B" w:rsidDel="00581B1B">
          <w:delText>(Jackson et al., 2021)</w:delText>
        </w:r>
      </w:del>
      <w:del w:id="137" w:author="Giulia Masoero" w:date="2022-06-30T14:43:00Z">
        <w:r w:rsidRPr="00244A3B" w:rsidDel="00F834C3">
          <w:delText xml:space="preserve">. </w:delText>
        </w:r>
      </w:del>
    </w:p>
    <w:p w14:paraId="19D2D4E5" w14:textId="5DCBC26A" w:rsidR="00C7416B" w:rsidRPr="00244A3B" w:rsidRDefault="00C7416B" w:rsidP="00244A3B">
      <w:pPr>
        <w:pStyle w:val="Default"/>
        <w:spacing w:before="120" w:after="120"/>
        <w:ind w:firstLine="426"/>
        <w:rPr>
          <w:ins w:id="138" w:author="Giulia Masoero" w:date="2022-06-30T18:57:00Z"/>
          <w:color w:val="auto"/>
        </w:rPr>
        <w:pPrChange w:id="139" w:author="Giulia Masoero" w:date="2022-07-01T17:22:00Z">
          <w:pPr>
            <w:pStyle w:val="Default"/>
            <w:spacing w:before="120" w:after="120" w:line="360" w:lineRule="auto"/>
            <w:ind w:firstLine="426"/>
          </w:pPr>
        </w:pPrChange>
      </w:pPr>
    </w:p>
    <w:p w14:paraId="6CEE3452" w14:textId="1F568A57" w:rsidR="00C7416B" w:rsidRPr="00244A3B" w:rsidRDefault="00C7416B" w:rsidP="00244A3B">
      <w:pPr>
        <w:pStyle w:val="Default"/>
        <w:spacing w:before="120" w:after="120"/>
        <w:ind w:firstLine="426"/>
        <w:rPr>
          <w:ins w:id="140" w:author="Giulia Masoero" w:date="2022-06-30T18:57:00Z"/>
          <w:color w:val="auto"/>
        </w:rPr>
        <w:pPrChange w:id="141" w:author="Giulia Masoero" w:date="2022-07-01T17:22:00Z">
          <w:pPr>
            <w:pStyle w:val="Default"/>
            <w:spacing w:before="120" w:after="120" w:line="360" w:lineRule="auto"/>
            <w:ind w:firstLine="426"/>
          </w:pPr>
        </w:pPrChange>
      </w:pPr>
      <w:ins w:id="142" w:author="Giulia Masoero" w:date="2022-06-30T18:57:00Z">
        <w:r w:rsidRPr="00244A3B">
          <w:rPr>
            <w:color w:val="auto"/>
          </w:rPr>
          <w:t xml:space="preserve">Most studies suggest heavier individuals with increasing altitude and latitude (Ericsson et al., 2002; </w:t>
        </w:r>
        <w:proofErr w:type="spellStart"/>
        <w:r w:rsidRPr="00244A3B">
          <w:rPr>
            <w:color w:val="auto"/>
          </w:rPr>
          <w:t>Herfindal</w:t>
        </w:r>
        <w:proofErr w:type="spellEnd"/>
        <w:r w:rsidRPr="00244A3B">
          <w:rPr>
            <w:color w:val="auto"/>
          </w:rPr>
          <w:t xml:space="preserve"> et al., 2014), where typically short but intense summers are followed by long and harsh winters</w:t>
        </w:r>
        <w:r w:rsidRPr="00244A3B">
          <w:rPr>
            <w:color w:val="auto"/>
          </w:rPr>
          <w:t xml:space="preserve">” </w:t>
        </w:r>
      </w:ins>
      <w:r w:rsidR="005637CB" w:rsidRPr="00244A3B">
        <w:rPr>
          <w:color w:val="auto"/>
        </w:rPr>
        <w:fldChar w:fldCharType="begin"/>
      </w:r>
      <w:r w:rsidR="005637CB" w:rsidRPr="00244A3B">
        <w:rPr>
          <w:color w:val="auto"/>
        </w:rPr>
        <w:instrText xml:space="preserve"> ADDIN ZOTERO_ITEM CSL_CITATION {"citationID":"FjIpyA8T","properties":{"formattedCitation":"(Reiner et al. 2022)","plainCitation":"(Reiner et al. 2022)","noteIndex":0},"citationItems":[{"id":3581,"uris":["http://zotero.org/users/3388363/items/TG43LP94"],"itemData":{"id":3581,"type":"article-journal","abstract":"Uptake and use of energy are of key importance for animals living in temperate environments that undergo strong seasonal changes in forage quality and quantity. In ungulates, energy intake strongly affects body mass gain, an important component of individual fitness. Energy allocation among life-history traits can be affected by internal and external factors. Here, we investigate large-scale variation in body growth patterns of Alpine chamois Rupicapra rupicapra rupicapra, in relation to sex, age, temperature, and habitat variations across 31 (sub)populations in the Central European Alps. Taking advantage of an exceptionally large dataset (n = 178,175) of chamois hunted over 27 consecutive years between 1993 and 2019 in mountain ranges with different proportions of forest cover, we found that (i) patterns of body mass growth differ between mountain ranges, with lower body mass but faster mass growth with increasing proportion of forest cover and that (ii) the effect of spring and summer temperatures on changes in body growth patterns are larger in mountain ranges with lower forest cover compared to mountain ranges with higher forest cover. Our results show that patterns of body mass growth within a species are more plastic than expected and depend on environmental and climatic conditions. The recent decline in body mass observed in Alpine chamois populations may have greater impacts on populations living above the treeline than in forests, which may buffer against the effects of increasing temperatures on life-history traits.","container-title":"Ecology and Evolution","DOI":"10.1002/ece3.8650","ISSN":"2045-7758","issue":"3","language":"en","note":"_eprint: https://onlinelibrary.wiley.com/doi/pdf/10.1002/ece3.8650","page":"e8650","source":"Wiley Online Library","title":"Habitat and climate shape growth patterns in a mountain ungulate","volume":"12","author":[{"family":"Reiner","given":"Rudolf"},{"family":"Zedrosser","given":"Andreas"},{"family":"Zeiler","given":"Hubert"},{"family":"Hackländer","given":"Klaus"},{"family":"Corlatti","given":"Luca"}],"issued":{"date-parts":[["2022"]]},"citation-key":"reinerHabitatClimateShape2022"}}],"schema":"https://github.com/citation-style-language/schema/raw/master/csl-citation.json"} </w:instrText>
      </w:r>
      <w:r w:rsidR="005637CB" w:rsidRPr="00244A3B">
        <w:rPr>
          <w:color w:val="auto"/>
        </w:rPr>
        <w:fldChar w:fldCharType="separate"/>
      </w:r>
      <w:r w:rsidR="005637CB" w:rsidRPr="00244A3B">
        <w:rPr>
          <w:noProof/>
          <w:color w:val="auto"/>
        </w:rPr>
        <w:t>(Reiner et al. 2022)</w:t>
      </w:r>
      <w:r w:rsidR="005637CB" w:rsidRPr="00244A3B">
        <w:rPr>
          <w:color w:val="auto"/>
        </w:rPr>
        <w:fldChar w:fldCharType="end"/>
      </w:r>
    </w:p>
    <w:p w14:paraId="135A4632" w14:textId="77777777" w:rsidR="00C7416B" w:rsidRPr="00244A3B" w:rsidRDefault="00C7416B" w:rsidP="00244A3B">
      <w:pPr>
        <w:pStyle w:val="Default"/>
        <w:spacing w:before="120" w:after="120"/>
        <w:ind w:firstLine="426"/>
        <w:rPr>
          <w:color w:val="auto"/>
        </w:rPr>
        <w:pPrChange w:id="143" w:author="Giulia Masoero" w:date="2022-07-01T17:22:00Z">
          <w:pPr>
            <w:pStyle w:val="Default"/>
            <w:spacing w:before="120" w:after="120" w:line="360" w:lineRule="auto"/>
            <w:ind w:firstLine="426"/>
          </w:pPr>
        </w:pPrChange>
      </w:pPr>
    </w:p>
    <w:p w14:paraId="63D7C50C" w14:textId="1F29871B" w:rsidR="00012A73" w:rsidRDefault="00012A73" w:rsidP="00244A3B">
      <w:pPr>
        <w:pStyle w:val="Default"/>
        <w:spacing w:before="120" w:after="120"/>
        <w:ind w:firstLine="426"/>
        <w:rPr>
          <w:ins w:id="144" w:author="Giulia Masoero" w:date="2022-07-01T17:23:00Z"/>
          <w:color w:val="auto"/>
          <w:highlight w:val="yellow"/>
        </w:rPr>
      </w:pPr>
      <w:ins w:id="145" w:author="Giulia Masoero" w:date="2022-06-30T14:52:00Z">
        <w:r w:rsidRPr="00244A3B">
          <w:rPr>
            <w:color w:val="auto"/>
          </w:rPr>
          <w:t xml:space="preserve">Mountain areas, such as the Alps, have been identified as climate change hotspots </w:t>
        </w:r>
        <w:r w:rsidRPr="00244A3B">
          <w:rPr>
            <w:color w:val="auto"/>
          </w:rPr>
          <w:fldChar w:fldCharType="begin"/>
        </w:r>
        <w:r w:rsidRPr="00244A3B">
          <w:rPr>
            <w:color w:val="auto"/>
          </w:rPr>
          <w:instrText xml:space="preserve"> ADDIN ZOTERO_ITEM CSL_CITATION {"citationID":"FHrYVSz7","properties":{"formattedCitation":"(Turco et al. 2015)","plainCitation":"(Turco et al. 2015)","noteIndex":0},"citationItems":[{"id":3535,"uris":["http://zotero.org/users/3388363/items/PUHCLV5D"],"itemData":{"id":3535,"type":"article-journal","abstract":"AbstractWe quantify climate change hotspots from observations, taking into account the differences in precipitation and temperature statistics (mean, variability, and extremes) between 1981–2010 and 1951–1980. Areas in the Amazon, the Sahel, tropical West Africa, Indonesia, and central eastern Asia emerge as primary observed hotspots. The main contributing factors are the global increase in mean temperatures, the intensification of extreme hot-season occurrence in low-latitude regions and the decrease of precipitation over central Africa. Temperature and precipitation variability have been substantially stable over the past decades, with only a few areas showing significant changes against the background climate variability. The regions identified from the observations are remarkably similar to those defined from projections of global climate models under a “business-as-usual” scenario, indicating that climate change hotspots are robust and persistent over time. These results provide a useful background to develop global policy decisions on adaptation and mitigation priorities over near-time horizons.","container-title":"Geophysical Research Letters","DOI":"10.1002/2015GL063891","ISSN":"1944-8007","issue":"9","language":"en","note":"_eprint: https://onlinelibrary.wiley.com/doi/pdf/10.1002/2015GL063891","page":"3521-3528","source":"Wiley Online Library","title":"Observed climate change hotspots","volume":"42","author":[{"family":"Turco","given":"M."},{"family":"Palazzi","given":"E."},{"family":"Hardenberg","given":"J.","non-dropping-particle":"von"},{"family":"Provenzale","given":"A."}],"issued":{"date-parts":[["2015"]]},"citation-key":"turcoObservedClimateChange2015"}}],"schema":"https://github.com/citation-style-language/schema/raw/master/csl-citation.json"} </w:instrText>
        </w:r>
        <w:r w:rsidRPr="00244A3B">
          <w:rPr>
            <w:color w:val="auto"/>
          </w:rPr>
          <w:fldChar w:fldCharType="separate"/>
        </w:r>
        <w:r w:rsidRPr="00244A3B">
          <w:rPr>
            <w:noProof/>
            <w:color w:val="auto"/>
          </w:rPr>
          <w:t>(Turco et al. 2015)</w:t>
        </w:r>
        <w:r w:rsidRPr="00244A3B">
          <w:rPr>
            <w:color w:val="auto"/>
          </w:rPr>
          <w:fldChar w:fldCharType="end"/>
        </w:r>
        <w:r w:rsidRPr="00244A3B">
          <w:rPr>
            <w:color w:val="auto"/>
          </w:rPr>
          <w:t xml:space="preserve">. By the end of the past century, the temperatures in the Alps have increased by more than twice the global average </w:t>
        </w:r>
        <w:r w:rsidRPr="00244A3B">
          <w:rPr>
            <w:color w:val="auto"/>
          </w:rPr>
          <w:fldChar w:fldCharType="begin"/>
        </w:r>
        <w:r w:rsidRPr="00244A3B">
          <w:rPr>
            <w:color w:val="auto"/>
          </w:rPr>
          <w:instrText xml:space="preserve"> ADDIN ZOTERO_ITEM CSL_CITATION {"citationID":"pSwvuPhS","properties":{"formattedCitation":"(B\\uc0\\u246{}hm et al. 2001)","plainCitation":"(Böhm et al. 2001)","noteIndex":0},"citationItems":[{"id":3446,"uris":["http://zotero.org/users/3388363/items/U3A9V6KA"],"itemData":{"id":3446,"type":"article-journal","abstract":"This paper investigates temperature variability in the Alps and their surroundings based on 97 instrumental series of monthly mean temperatures. A discussion of the initial homogenizing procedure illustrates its advantages and risks. A comparison of the homogenized series with the original series clearly shows the necessity to homogenize. Each of the original series had breaks (an average of five per series) and the mean of all series was systematically biased by non-climatic noise. This noise has subdued the long-term amplitude of the temperature evolution in the region by 0.5 K. The relatively high spatial resolution of the data enabled a regionalization within the study area of 680 000 km2 into six sub-regions based on principal component analysis of the monthly series. Long-term temperature evolution proved to be highly similar across the region—thus making a mean series (averaged over all 97 single series) representative of the study area. Trend analysis (based on progressive forward and backward Mann–Kendall statistics and on progressive analysis of linear regression coefficients) was performed on seasonal and annual series. The results diverge from those of global datasets. This is mainly due to the extension of the 240-year Alpine dataset by 100 years prior to the mid-19th century, and also due to the advantages of a dense and homogenized regional dataset. The long-term features include an initial decrease of the annual and seasonal series to a minimum followed by a positive trend until 1998. The minima are 1890 for the entire year and winter, 1840 for spring and 1920 for summer and autumn, respectively. The initial decreasing trend is more evident in spring and summer, less in autumn and smallest in winter. The mean annual temperature increase since 1890 in the Alps is 1.1 K, which is twice as much as the 0.55 K in the respective grid boxes of the most frequently used global dataset of the Climatic Research Unit (CRU), University of East Anglia. To enable an easier and more systematic handling of the dataset, these data have been interpolated to a 1°×1° longitude–latitude grid. The 105 low-elevation and 16 high-elevation grid point series are widely available without restrictions for scientific research and can be obtained from the authors. Copyright © 2001 Royal Meteorological Society","container-title":"International Journal of Climatology","DOI":"10.1002/joc.689","ISSN":"1097-0088","issue":"14","language":"en","note":"_eprint: https://onlinelibrary.wiley.com/doi/pdf/10.1002/joc.689","page":"1779-1801","source":"Wiley Online Library","title":"Regional temperature variability in the European Alps: 1760–1998 from homogenized instrumental time series","title-short":"Regional temperature variability in the European Alps","volume":"21","author":[{"family":"Böhm","given":"Reinhard"},{"family":"Auer","given":"Ingeborg"},{"family":"Brunetti","given":"Michele"},{"family":"Maugeri","given":"Maurizio"},{"family":"Nanni","given":"Teresa"},{"family":"Schöner","given":"Wolfgang"}],"issued":{"date-parts":[["2001"]]},"citation-key":"bohmRegionalTemperatureVariability2001"}}],"schema":"https://github.com/citation-style-language/schema/raw/master/csl-citation.json"} </w:instrText>
        </w:r>
        <w:r w:rsidRPr="00244A3B">
          <w:rPr>
            <w:color w:val="auto"/>
          </w:rPr>
          <w:fldChar w:fldCharType="separate"/>
        </w:r>
        <w:r w:rsidRPr="00244A3B">
          <w:rPr>
            <w:color w:val="auto"/>
          </w:rPr>
          <w:t>(Böhm et al. 2001)</w:t>
        </w:r>
        <w:r w:rsidRPr="00244A3B">
          <w:rPr>
            <w:color w:val="auto"/>
          </w:rPr>
          <w:fldChar w:fldCharType="end"/>
        </w:r>
        <w:r w:rsidRPr="00244A3B">
          <w:rPr>
            <w:color w:val="auto"/>
          </w:rPr>
          <w:t xml:space="preserve"> and they are expected to keep rising by 0.25℃ per decade until the middle of the 21st century </w:t>
        </w:r>
        <w:r w:rsidRPr="00244A3B">
          <w:rPr>
            <w:color w:val="auto"/>
          </w:rPr>
          <w:fldChar w:fldCharType="begin"/>
        </w:r>
        <w:r w:rsidRPr="00244A3B">
          <w:rPr>
            <w:color w:val="auto"/>
          </w:rPr>
          <w:instrText xml:space="preserve"> ADDIN ZOTERO_ITEM CSL_CITATION {"citationID":"F9dZtGrf","properties":{"formattedCitation":"(Gobiet et al. 2014)","plainCitation":"(Gobiet et al. 2014)","noteIndex":0},"citationItems":[{"id":3479,"uris":["http://zotero.org/users/3388363/items/UAHJG8NC"],"itemData":{"id":3479,"type":"article-journal","abstract":"Reliable estimates of future climate change in the Alps are relevant for large parts of the European society. At the same time, the complex Alpine region poses considerable challenges to climate models, which translate to uncertainties in the climate projections. Against this background, the present study reviews the state-of-knowledge about 21st century climate change in the Alps based on existing literature and additional analyses. In particular, it explicitly considers the reliability and uncertainty of climate projections. Results show that besides Alpine temperatures, also precipitation, global radiation, relative humidity, and closely related impacts like floods, droughts, snow cover, and natural hazards will be affected by global warming. Under the A1B emission scenario, about 0.25°C warming per decade until the mid of the 21st century and accelerated 0.36°C warming per decade in the second half of the century is expected. Warming will probably be associated with changes in the seasonality of precipitation, global radiation, and relative humidity, and more intense precipitation extremes and flooding potential in the colder part of the year. The conditions of currently record breaking warm or hot winter or summer seasons, respectively, may become normal at the end of the 21st century, and there is indication for droughts to become more severe in the future. Snow cover is expected to drastically decrease below 1500–2000m and natural hazards related to glacier and permafrost retreat are expected to become more frequent. Such changes in climatic parameters and related quantities will have considerable impact on ecosystems and society and will challenge their adaptive capabilities.","container-title":"Science of The Total Environment","DOI":"10.1016/j.scitotenv.2013.07.050","ISSN":"0048-9697","journalAbbreviation":"Science of The Total Environment","language":"en","page":"1138-1151","source":"ScienceDirect","title":"21st century climate change in the European Alps—A review","volume":"493","author":[{"family":"Gobiet","given":"Andreas"},{"family":"Kotlarski","given":"Sven"},{"family":"Beniston","given":"Martin"},{"family":"Heinrich","given":"Georg"},{"family":"Rajczak","given":"Jan"},{"family":"Stoffel","given":"Markus"}],"issued":{"date-parts":[["2014",9,15]]},"citation-key":"gobiet21stCenturyClimate2014"}}],"schema":"https://github.com/citation-style-language/schema/raw/master/csl-citation.json"} </w:instrText>
        </w:r>
        <w:r w:rsidRPr="00244A3B">
          <w:rPr>
            <w:color w:val="auto"/>
          </w:rPr>
          <w:fldChar w:fldCharType="separate"/>
        </w:r>
        <w:r w:rsidRPr="00244A3B">
          <w:rPr>
            <w:noProof/>
            <w:color w:val="auto"/>
          </w:rPr>
          <w:t>(Gobiet et al. 2014)</w:t>
        </w:r>
        <w:r w:rsidRPr="00244A3B">
          <w:rPr>
            <w:color w:val="auto"/>
          </w:rPr>
          <w:fldChar w:fldCharType="end"/>
        </w:r>
        <w:r w:rsidRPr="00244A3B">
          <w:rPr>
            <w:color w:val="auto"/>
          </w:rPr>
          <w:t xml:space="preserve">. </w:t>
        </w:r>
      </w:ins>
      <w:ins w:id="146" w:author="Giulia Masoero" w:date="2022-06-30T14:53:00Z">
        <w:r w:rsidRPr="00244A3B">
          <w:rPr>
            <w:color w:val="auto"/>
          </w:rPr>
          <w:t>Numerous studies have shown that an alpine ungulate, the alpine chamois (</w:t>
        </w:r>
        <w:r w:rsidRPr="00244A3B">
          <w:rPr>
            <w:i/>
            <w:iCs/>
            <w:color w:val="auto"/>
          </w:rPr>
          <w:t>Rupicapra rupicapra</w:t>
        </w:r>
        <w:r w:rsidRPr="00244A3B">
          <w:rPr>
            <w:color w:val="auto"/>
          </w:rPr>
          <w:t xml:space="preserve">), has been </w:t>
        </w:r>
        <w:r w:rsidRPr="00244A3B">
          <w:rPr>
            <w:color w:val="auto"/>
            <w:highlight w:val="yellow"/>
          </w:rPr>
          <w:t xml:space="preserve">gradually shrinking in size, while the temperatures in the Alps have been increasing </w:t>
        </w:r>
        <w:r w:rsidRPr="00244A3B">
          <w:rPr>
            <w:color w:val="auto"/>
            <w:highlight w:val="yellow"/>
          </w:rPr>
          <w:fldChar w:fldCharType="begin"/>
        </w:r>
        <w:r w:rsidRPr="00244A3B">
          <w:rPr>
            <w:color w:val="auto"/>
            <w:highlight w:val="yellow"/>
          </w:rPr>
          <w:instrText xml:space="preserve"> ADDIN ZOTERO_ITEM CSL_CITATION {"citationID":"StvjcUG2","properties":{"formattedCitation":"(Garel et al. 2011; Mason et al. 2014; Chirichella et al. 2021)","plainCitation":"(Garel et al. 2011; Mason et al. 2014; Chirichella et al. 2021)","noteIndex":0},"citationItems":[{"id":3474,"uris":["http://zotero.org/users/3388363/items/6A5EACMG"],"itemData":{"id":3474,"type":"article-journal","abstract":"For species living in seasonal environments the understanding of demographic processes requires identifying the environmental factors during spring and summer that shape phenotypic variation. We assessed the effects of plant phenology and population abundance during spring-summer on variation in autumn body mass among cohorts (1995–2006) of juvenile alpine chamois (Rupicapra rupicapra). We computed several metrics based on the normalized difference vegetation index (NDVI) to assess interannual variation in plant phenology and productivity. Body mass of both sexes decreased similarly during years with late springs (−20%) and with increasing population abundance (−15%), with no interactive effect. Our results also suggested that forage quality more than forage quantity influenced body mass of juveniles. Variation in body mass of juveniles thus can be used as an indicator of the relationship between chamois populations and their environment. This study also demonstrates the utility of satellite-based data in increasing our understanding of the consequences of spring-summer conditions on life-history traits.","container-title":"Journal of Mammalogy","DOI":"10.1644/10-MAMM-A-056.1","ISSN":"0022-2372","issue":"5","journalAbbreviation":"Journal of Mammalogy","page":"1112-1117","source":"Silverchair","title":"Population abundance and early spring conditions determine variation in body mass of juvenile chamois","volume":"92","author":[{"family":"Garel","given":"Mathieu"},{"family":"Gaillard","given":"Jean-Michel"},{"family":"Jullien","given":"Jean-Michel"},{"family":"Dubray","given":"Dominique"},{"family":"Maillard","given":"Daniel"},{"family":"Loison","given":"Anne"}],"issued":{"date-parts":[["2011",10,14]]},"citation-key":"garelPopulationAbundanceEarly2011"}},{"id":3502,"uris":["http://zotero.org/users/3388363/items/UI3IDL3Q"],"itemData":{"id":3502,"type":"article-journal","abstract":"Climate and environmental change have driven widespread changes in body size, particularly declines, across a range of taxonomic groups in recent decades. Size declines could substantially impact on the functioning of ecosystems. To date, most studies suggest that temporal trends in size have resulted indirectly from climate change modifying resource availability and quality, affecting the ability of individuals to acquire resources and grow.","container-title":"Frontiers in Zoology","DOI":"10.1186/s12983-014-0069-6","ISSN":"1742-9994","issue":"1","journalAbbreviation":"Frontiers in Zoology","page":"69","source":"BioMed Central","title":"Environmental change and long-term body mass declines in an alpine mammal","volume":"11","author":[{"family":"Mason","given":"Tom HE"},{"family":"Apollonio","given":"Marco"},{"family":"Chirichella","given":"Roberta"},{"family":"Willis","given":"Stephen G."},{"family":"Stephens","given":"Philip A."}],"issued":{"date-parts":[["2014",9,27]]},"citation-key":"masonEnvironmentalChangeLongterm2014"}},{"id":3460,"uris":["http://zotero.org/users/3388363/items/HBEDDVJI"],"itemData":{"id":3460,"type":"article-journal","abstract":"Global climate change can affect animal ecology in numerous ways, but researchers usually emphasize undesirable consequences. Temperature increases, for instance, can induce direct physiological costs and indirect effects via mismatches in resource needs and availability. Species living in mountainous regions, however, could experience beneficial effects because winters might become less severe. We examined the potentially opposing effects of climate change during spring, summer, and winter on recruitment in Alpine chamois (Rupicapra rupicapra). We examined initial recruitment (i.e., the ratio of kids to adult females) and net recruitment (i.e., the ratio of yearlings to adult females) of Alpine chamois through the use of linear mixed effects models and data from block count censuses performed across a 1,500-km2 study area in the Italian Alps during summer from 2001 to 2015. Initial recruitment was relatively resistant to the effects of climate change, declining slightly over the study period. We suggest that the effects of increased forage availability and lower snow cover in winter may benefit the reproductive output of adult females, compensating for any negative effects of trophic mismatch and higher temperatures during summer. By contrast, net recruitment strongly declined throughout the study period, consistent with the slight decline of initial recruitment and the negative effects of increasing summer temperatures on the survival of kids during their first winter. These negative effects seemed to outweigh positive effects of climate change, even in a species strongly challenged by winter conditions. These findings provide important information for hunted populations; setting more appropriate hunting bags for yearling chamois should be considered. The ecological plasticity of the chamois, which also inhabits low altitudes, may allow a possible evolutionary escape for the species. © 2020 The Wildlife Society.","container-title":"The Journal of Wildlife Management","DOI":"10.1002/jwmg.21962","ISSN":"1937-2817","issue":"1","language":"en","note":"_eprint: https://onlinelibrary.wiley.com/doi/pdf/10.1002/jwmg.21962","page":"109-120","source":"Wiley Online Library","title":"Contrasting Effects of Climate Change on Alpine Chamois","volume":"85","author":[{"family":"Chirichella","given":"Roberta"},{"family":"Stephens","given":"Philip A."},{"family":"Mason","given":"Tom H. E."},{"family":"Apollonio","given":"Marco"}],"issued":{"date-parts":[["2021"]]},"citation-key":"chirichellaContrastingEffectsClimate2021"}}],"schema":"https://github.com/citation-style-language/schema/raw/master/csl-citation.json"} </w:instrText>
        </w:r>
        <w:r w:rsidRPr="00244A3B">
          <w:rPr>
            <w:color w:val="auto"/>
            <w:highlight w:val="yellow"/>
          </w:rPr>
          <w:fldChar w:fldCharType="separate"/>
        </w:r>
        <w:r w:rsidRPr="00244A3B">
          <w:rPr>
            <w:noProof/>
            <w:color w:val="auto"/>
            <w:highlight w:val="yellow"/>
          </w:rPr>
          <w:t>(Garel et al. 2011; Mason et al. 2014; Chirichella et al. 2021)</w:t>
        </w:r>
        <w:r w:rsidRPr="00244A3B">
          <w:rPr>
            <w:color w:val="auto"/>
            <w:highlight w:val="yellow"/>
          </w:rPr>
          <w:fldChar w:fldCharType="end"/>
        </w:r>
        <w:r w:rsidRPr="00244A3B">
          <w:rPr>
            <w:color w:val="auto"/>
            <w:highlight w:val="yellow"/>
          </w:rPr>
          <w:t xml:space="preserve">. </w:t>
        </w:r>
      </w:ins>
    </w:p>
    <w:p w14:paraId="1730E39D" w14:textId="14CB7E69" w:rsidR="00244A3B" w:rsidRPr="00BC462F" w:rsidRDefault="00244A3B" w:rsidP="00BC462F">
      <w:pPr>
        <w:pStyle w:val="Default"/>
        <w:spacing w:before="120" w:after="120"/>
        <w:ind w:firstLine="426"/>
        <w:rPr>
          <w:ins w:id="147" w:author="Giulia Masoero" w:date="2022-06-30T14:54:00Z"/>
          <w:color w:val="auto"/>
        </w:rPr>
        <w:pPrChange w:id="148" w:author="Giulia Masoero" w:date="2022-07-01T17:30:00Z">
          <w:pPr>
            <w:pStyle w:val="Default"/>
            <w:spacing w:before="120" w:after="120" w:line="360" w:lineRule="auto"/>
            <w:ind w:firstLine="426"/>
          </w:pPr>
        </w:pPrChange>
      </w:pPr>
      <w:ins w:id="149" w:author="Giulia Masoero" w:date="2022-07-01T17:23:00Z">
        <w:r>
          <w:rPr>
            <w:color w:val="auto"/>
            <w:highlight w:val="yellow"/>
          </w:rPr>
          <w:t xml:space="preserve">The Alpine chamois is </w:t>
        </w:r>
      </w:ins>
      <w:ins w:id="150" w:author="Giulia Masoero" w:date="2022-07-01T17:24:00Z">
        <w:r>
          <w:rPr>
            <w:color w:val="auto"/>
            <w:highlight w:val="yellow"/>
          </w:rPr>
          <w:t>th</w:t>
        </w:r>
      </w:ins>
      <w:ins w:id="151" w:author="Giulia Masoero" w:date="2022-07-01T17:25:00Z">
        <w:r>
          <w:rPr>
            <w:color w:val="auto"/>
            <w:highlight w:val="yellow"/>
          </w:rPr>
          <w:t xml:space="preserve">e </w:t>
        </w:r>
      </w:ins>
      <w:ins w:id="152" w:author="Giulia Masoero" w:date="2022-07-01T17:24:00Z">
        <w:r>
          <w:rPr>
            <w:color w:val="auto"/>
            <w:highlight w:val="yellow"/>
          </w:rPr>
          <w:t xml:space="preserve">most abundant ungulate of the European Alps </w:t>
        </w:r>
      </w:ins>
      <w:r>
        <w:rPr>
          <w:color w:val="auto"/>
          <w:highlight w:val="yellow"/>
        </w:rPr>
        <w:fldChar w:fldCharType="begin"/>
      </w:r>
      <w:r>
        <w:rPr>
          <w:color w:val="auto"/>
          <w:highlight w:val="yellow"/>
        </w:rPr>
        <w:instrText xml:space="preserve"> ADDIN ZOTERO_ITEM CSL_CITATION {"citationID":"fIhbT7Sn","properties":{"formattedCitation":"(Corlatti et al. 2011)","plainCitation":"(Corlatti et al. 2011)","noteIndex":0},"citationItems":[{"id":3613,"uris":["http://zotero.org/users/3388363/items/QIUNT4WR"],"itemData":{"id":3613,"type":"article-journal","abstract":"1 Despite it being the most abundant mountain dwelling ungulate of Europe and the Near East, the taxonomy, systematics and biology of the chamois are still imperfectly known. Although neither species of chamois is at risk, several subspecies are threatened (Rupicapra rupicapra cartusiana, Rupicapra rupicapra tatrica and Rupicapra rupicapra balcanica; Rupicapra pyrenaica ornata. Rupicapra rupicapra asiatica is data-deficient but probably threatened). 2 A life history with apparently contradictory relationships between survival, sexual dimorphism and mating system suggests a unique survival strategy not yet fully understood. Over the last century, morphologic, biometric, behavioural and genetic features have been studied to shed light on the phylogeography and monophyly or polyphyly of the chamois as well as on the number of existing species and subspecies of the genus Rupicapra. 3 The dispersal hypothesis, according to which R. rupicapra migrated westward from eastern Europe in the Quaternary, confining R. pyrenaica to the southernmost regions of Europe, has been recently called into question by some molecular analyses that yielded contradictory results. 4 In spite of subtleties relevant to each method of analysis, an overall evaluation of differences between the R. rupicapra and the R. pyrenaica groups strongly supports the functional separation of the taxa into two species. 5 Further studies on the ecology of chamois, as well as on the epidemiology of severe diseases, e.g. sarcoptic mange, are needed to improve the management of viable populations. 6 Before translocations and reintroductions are carried out, the risk of hybridization leading to genetic extinction should be evaluated.","container-title":"Mammal Review","DOI":"10.1111/j.1365-2907.2011.00187.x","ISSN":"1365-2907","issue":"2","language":"en","note":"_eprint: https://onlinelibrary.wiley.com/doi/pdf/10.1111/j.1365-2907.2011.00187.x","page":"163-174","source":"Wiley Online Library","title":"The conservation of the chamois Rupicapra spp.","volume":"41","author":[{"family":"Corlatti","given":"Luca"},{"family":"Lorenzini","given":"Rita"},{"family":"Lovari","given":"Sandro"}],"issued":{"date-parts":[["2011"]]},"citation-key":"corlattiConservationChamoisRupicapra2011"}}],"schema":"https://github.com/citation-style-language/schema/raw/master/csl-citation.json"} </w:instrText>
      </w:r>
      <w:r>
        <w:rPr>
          <w:color w:val="auto"/>
          <w:highlight w:val="yellow"/>
        </w:rPr>
        <w:fldChar w:fldCharType="separate"/>
      </w:r>
      <w:r>
        <w:rPr>
          <w:noProof/>
          <w:color w:val="auto"/>
          <w:highlight w:val="yellow"/>
        </w:rPr>
        <w:t>(Corlatti et al. 2011)</w:t>
      </w:r>
      <w:r>
        <w:rPr>
          <w:color w:val="auto"/>
          <w:highlight w:val="yellow"/>
        </w:rPr>
        <w:fldChar w:fldCharType="end"/>
      </w:r>
      <w:ins w:id="153" w:author="Giulia Masoero" w:date="2022-07-01T17:24:00Z">
        <w:r>
          <w:rPr>
            <w:color w:val="auto"/>
            <w:highlight w:val="yellow"/>
          </w:rPr>
          <w:t xml:space="preserve"> </w:t>
        </w:r>
      </w:ins>
      <w:ins w:id="154" w:author="Giulia Masoero" w:date="2022-07-01T17:25:00Z">
        <w:r>
          <w:rPr>
            <w:color w:val="auto"/>
            <w:highlight w:val="yellow"/>
          </w:rPr>
          <w:t xml:space="preserve">and its morphology and physiology are adapted to high-altitude </w:t>
        </w:r>
        <w:proofErr w:type="spellStart"/>
        <w:r>
          <w:rPr>
            <w:color w:val="auto"/>
            <w:highlight w:val="yellow"/>
          </w:rPr>
          <w:t>environemtal</w:t>
        </w:r>
        <w:proofErr w:type="spellEnd"/>
        <w:r>
          <w:rPr>
            <w:color w:val="auto"/>
            <w:highlight w:val="yellow"/>
          </w:rPr>
          <w:t xml:space="preserve"> </w:t>
        </w:r>
        <w:r>
          <w:rPr>
            <w:color w:val="auto"/>
            <w:highlight w:val="yellow"/>
          </w:rPr>
          <w:lastRenderedPageBreak/>
          <w:t xml:space="preserve">conditions </w:t>
        </w:r>
      </w:ins>
      <w:r>
        <w:rPr>
          <w:color w:val="auto"/>
          <w:highlight w:val="yellow"/>
        </w:rPr>
        <w:fldChar w:fldCharType="begin"/>
      </w:r>
      <w:r w:rsidR="00BC462F">
        <w:rPr>
          <w:color w:val="auto"/>
          <w:highlight w:val="yellow"/>
        </w:rPr>
        <w:instrText xml:space="preserve"> ADDIN ZOTERO_ITEM CSL_CITATION {"citationID":"r4ZCBEB5","properties":{"formattedCitation":"(Ascenzi et al. 1993)","plainCitation":"(Ascenzi et al. 1993)","noteIndex":0},"citationItems":[{"id":3644,"uris":["http://zotero.org/users/3388363/items/NHNYJ8UM"],"itemData":{"id":3644,"type":"article-journal","abstract":"The functional and spectroscopic properties of chamois (Rupicapra rupicapra) and steinbock (Capra hircus ibex) haemoglobin (Hb) have been studied with special reference to the action of allosteric effectors and temperature. Moreover, the amino acid sequences of the N-terminal segments of the alpha- and beta-chains have been determined. The present results indicate that chamois and steinbock Hbs display a low affinity for O2, which appears to be modulated in vivo by Cl- ions rather than 2,3-bisphosphoglycerate. The Bohr effect for O2 binding to chamois and steinbock Hb is higher than for reindeer and bovine Hbs, being similar to that of human Hb. Moreover, the temperature-dependence of oxygenation appears intermediate between that of human and reindeer Hbs. E.p.r. and absorption spectroscopic properties of the ferrous nitrosylated derivative of chamois and steinbock Hbs suggest that both haemoproteins are in a low-affinity conformation even in the absence of InsP6. The reduced effect of polyphosphates on the functional and spectroscopic properties of chamois and steinbock Hb agree with amino acid differences in the N-terminal segment of the beta-chains (i.e. the deletion of Val(NA1) and the replacement of His(NA2), present in human Hb, and Gln(NA2), present in horse Hb, by Met). The molecular mechanism modulating the basic reaction of O2 with chamois and steinbock Hb may be linked to specific physiological needs related to the high-altitude habitats of these two animals.","container-title":"Biochemical Journal","DOI":"10.1042/bj2960361","ISSN":"0264-6021","issue":"2","journalAbbreviation":"Biochemical Journal","page":"361-365","source":"Silverchair","title":"Functional, spectroscopic and structural properties of haemoglobin from chamois (Rupicapra rupicapra) and steinbock (Capra hircus ibex)","volume":"296","author":[{"family":"Ascenzi","given":"P"},{"family":"Clementi","given":"M E"},{"family":"Condò","given":"S G"},{"family":"Coletta","given":"M"},{"family":"Petruzzelli","given":"R"},{"family":"Polizio","given":"F"},{"family":"Rizzi","given":"M"},{"family":"Giunta","given":"C"},{"family":"Peracino","given":"V"},{"family":"Giardina","given":"B"}],"issued":{"date-parts":[["1993",12,1]]},"citation-key":"ascenziFunctionalSpectroscopicStructural1993"}}],"schema":"https://github.com/citation-style-language/schema/raw/master/csl-citation.json"} </w:instrText>
      </w:r>
      <w:r>
        <w:rPr>
          <w:color w:val="auto"/>
          <w:highlight w:val="yellow"/>
        </w:rPr>
        <w:fldChar w:fldCharType="separate"/>
      </w:r>
      <w:r w:rsidR="00BC462F">
        <w:rPr>
          <w:noProof/>
          <w:color w:val="auto"/>
          <w:highlight w:val="yellow"/>
        </w:rPr>
        <w:t>(Ascenzi et al. 1993)</w:t>
      </w:r>
      <w:r>
        <w:rPr>
          <w:color w:val="auto"/>
          <w:highlight w:val="yellow"/>
        </w:rPr>
        <w:fldChar w:fldCharType="end"/>
      </w:r>
      <w:ins w:id="155" w:author="Giulia Masoero" w:date="2022-07-01T17:27:00Z">
        <w:r w:rsidR="00BC462F">
          <w:rPr>
            <w:color w:val="auto"/>
            <w:highlight w:val="yellow"/>
          </w:rPr>
          <w:t xml:space="preserve">. </w:t>
        </w:r>
      </w:ins>
      <w:ins w:id="156" w:author="Giulia Masoero" w:date="2022-07-01T17:30:00Z">
        <w:r w:rsidR="00BC462F" w:rsidRPr="00244A3B">
          <w:rPr>
            <w:color w:val="auto"/>
          </w:rPr>
          <w:t xml:space="preserve">Alpine chamois </w:t>
        </w:r>
        <w:r w:rsidR="00BC462F">
          <w:rPr>
            <w:color w:val="auto"/>
          </w:rPr>
          <w:t xml:space="preserve">show </w:t>
        </w:r>
        <w:r w:rsidR="00BC462F" w:rsidRPr="00244A3B">
          <w:rPr>
            <w:color w:val="auto"/>
          </w:rPr>
          <w:t xml:space="preserve">early appearances of sexual dimorphism, with females reaching asymptotic body mass three years earlier (3.5 years) than males (6.2 years) </w:t>
        </w:r>
        <w:r w:rsidR="00BC462F" w:rsidRPr="00244A3B">
          <w:rPr>
            <w:color w:val="auto"/>
          </w:rPr>
          <w:fldChar w:fldCharType="begin"/>
        </w:r>
        <w:r w:rsidR="00BC462F" w:rsidRPr="00244A3B">
          <w:rPr>
            <w:color w:val="auto"/>
          </w:rPr>
          <w:instrText xml:space="preserve"> ADDIN ZOTERO_ITEM CSL_CITATION {"citationID":"QSd5Sunp","properties":{"formattedCitation":"(von Hardenberg et al. 2000; Bassano et al. 2003; Garel et al. 2009)","plainCitation":"(von Hardenberg et al. 2000; Bassano et al. 2003; Garel et al. 2009)","noteIndex":0},"citationItems":[{"id":3486,"uris":["http://zotero.org/users/3388363/items/6YKHW9VC"],"itemData":{"id":3486,"type":"article-journal","abstract":"Ungulate mating systems vary broadly both between and within species. Studies on mating systems in different habitats can provide clues to the ecological factors determining this diversity. Despite its abundance in the European Alps and its importance as a game species, surprisingly little is known about the mating system of Alpine chamois Rupicapra rupicapra rupicapra. We tested the hypothesis that adult males first defend mating territories in late spring, when females segregate from males and well before the Nov. rut. In the Gran Paradiso National Park (north-western Italian Alps), adult males shared a winter range but occupied individual ranges in summer and early autumn. Males were more aggressive to each other in the summer than in the spring. A strong site fidelity from one year to the next was found for the summer and early autumn months. Those males that occupied the same territories both in the summer and during the rut (Nov.) appeared to be at hotspots, attractive to females during the rut because of reduced snow cover. Other males appeared to cluster around these hotspots during the rut. Territories that were first occupied during the summer were visited by more females than those that were not established until the rut began. Our results suggest that the mating system of this population of Alpine chamois consists of the early occupation of clustered mating territories. The early establishment of mating territories in areas frequented by females during the rut may lead to reproductive benefits for male chamois.","container-title":"Ethology","DOI":"10.1046/j.1439-0310.2000.00579.x","ISSN":"1439-0310","issue":"7","language":"en","note":"_eprint: https://onlinelibrary.wiley.com/doi/pdf/10.1046/j.1439-0310.2000.00579.x","page":"617-630","source":"Wiley Online Library","title":"Male Alpine Chamois Occupy Territories at Hotspots Before the Mating Season","volume":"106","author":[{"family":"Hardenberg","given":"Achaz","non-dropping-particle":"von"},{"family":"Bassano","given":"Bruno"},{"family":"Peracino","given":"Alberto"},{"family":"Lovari","given":"Sandro"}],"issued":{"date-parts":[["2000"]]},"citation-key":"vonhardenbergMaleAlpineChamois2000"}},{"id":3438,"uris":["http://zotero.org/users/3388363/items/93QBWZVS"],"itemData":{"id":3438,"type":"article-journal","abstract":"Article Body weight and horn development im Alpine chamois, Rupicapra rupicapra (Bovidae, Caprinae). was published on January 1, 2003 in the journal Mammalia (volume 67, issue 1).","DOI":"10.1515/mamm.2003.67.1.65","ISSN":"1864-1547","issue":"1","language":"en","note":"publisher: De Gruyter\nsection: Mammalia","page":"65-74","source":"www.degruyter.com","title":"Body weight and horn development im Alpine chamois, Rupicapra rupicapra (Bovidae, Caprinae).","volume":"67","author":[{"family":"Bassano","given":"B."},{"family":"Perrone","given":"A."},{"family":"Hardenberg","given":"A. Von"}],"issued":{"date-parts":[["2003",1,1]]},"citation-key":"bassanoBodyWeightHorn2003"}},{"id":3275,"uris":["http://zotero.org/users/3388363/items/NIK5KP7R"],"itemData":{"id":3275,"type":"article-journal","abstract":"Studying between-sex differences in body growth has strong implications for understanding life-history tactics of animals. We used age and carcass mass data from 2,312 female and 2,622 male alpine chamois (Rupicapra rupicapra) harvested in the French Alps to model the sex-specific body growth patterns of this species. Males were heavier (asymptotic body mass: 29.6 kg) than females (22.3 kg), with an adult sexual size dimorphism of 32.4%. Sexual size dimorphism originated from both differences in body growth after 1.5 years of age and differences in length of the growth period. Females reached asymptotic body mass almost 3 years earlier (3.5 years) than males (6.2 years). We also found that females 1st reproduced before achieving asymptotic growth, at 78% of their asymptotic body mass. Between-sex differences in growth patterns in this species are most likely due to stronger selection pressure for larger size in males than in females due to intrasexual competition.","container-title":"Journal of Mammalogy","DOI":"10.1644/08-MAMM-A-287.1","ISSN":"0022-2372","issue":"4","journalAbbreviation":"Journal of Mammalogy","page":"954-960","source":"Silverchair","title":"Sex-Specific Growth in Alpine Chamois","volume":"90","author":[{"family":"Garel","given":"Mathieu"},{"family":"Loison","given":"Anne"},{"family":"Jullien","given":"Jean-Michel"},{"family":"Dubray","given":"Dominique"},{"family":"Maillard","given":"Daniel"},{"family":"Gaillard","given":"Jean-Michel"}],"issued":{"date-parts":[["2009",8,14]]},"citation-key":"garelSexSpecificGrowthAlpine2009"}}],"schema":"https://github.com/citation-style-language/schema/raw/master/csl-citation.json"} </w:instrText>
        </w:r>
        <w:r w:rsidR="00BC462F" w:rsidRPr="00244A3B">
          <w:rPr>
            <w:color w:val="auto"/>
          </w:rPr>
          <w:fldChar w:fldCharType="separate"/>
        </w:r>
        <w:r w:rsidR="00BC462F" w:rsidRPr="00244A3B">
          <w:rPr>
            <w:noProof/>
            <w:color w:val="auto"/>
          </w:rPr>
          <w:t>(von Hardenberg et al. 2000; Bassano et al. 2003; Garel et al. 2009)</w:t>
        </w:r>
        <w:r w:rsidR="00BC462F" w:rsidRPr="00244A3B">
          <w:rPr>
            <w:color w:val="auto"/>
          </w:rPr>
          <w:fldChar w:fldCharType="end"/>
        </w:r>
        <w:r w:rsidR="00BC462F" w:rsidRPr="00244A3B">
          <w:rPr>
            <w:color w:val="auto"/>
          </w:rPr>
          <w:t xml:space="preserve">. Alpine chamois are highly mobile and </w:t>
        </w:r>
        <w:commentRangeStart w:id="157"/>
        <w:r w:rsidR="00BC462F" w:rsidRPr="00244A3B">
          <w:rPr>
            <w:color w:val="auto"/>
          </w:rPr>
          <w:t xml:space="preserve">can shift their range altitudinally, depending on the resource availability and climate conditions </w:t>
        </w:r>
        <w:commentRangeEnd w:id="157"/>
        <w:r w:rsidR="00BC462F" w:rsidRPr="00021480">
          <w:rPr>
            <w:rStyle w:val="CommentReference"/>
            <w:color w:val="auto"/>
            <w:sz w:val="24"/>
            <w:szCs w:val="24"/>
            <w:lang w:val="en-US" w:eastAsia="en-US"/>
          </w:rPr>
          <w:commentReference w:id="157"/>
        </w:r>
        <w:r w:rsidR="00BC462F" w:rsidRPr="00244A3B">
          <w:rPr>
            <w:color w:val="auto"/>
          </w:rPr>
          <w:fldChar w:fldCharType="begin"/>
        </w:r>
        <w:r w:rsidR="00BC462F" w:rsidRPr="00244A3B">
          <w:rPr>
            <w:color w:val="auto"/>
          </w:rPr>
          <w:instrText xml:space="preserve"> ADDIN ZOTERO_ITEM CSL_CITATION {"citationID":"TcuZm9Kb","properties":{"formattedCitation":"(Nesti et al. 2010)","plainCitation":"(Nesti et al. 2010)","noteIndex":0},"citationItems":[{"id":3512,"uris":["http://zotero.org/users/3388363/items/VULHMJQR"],"itemData":{"id":3512,"type":"article-journal","abstract":"Ranging behaviour and habitat selection of 23 male and 6 female adult (5–10 years old) Alpine chamois Rupicapra rupicapra (Linnaeus 1758) were monitored from February 2000 to December 2002, in an area of the Western Alps. The chamois were radio-located for a minimum of 4 and a maximum of 35 months, until failure of radio transmitters. A mean number of 13 locations/individual/month was recorded for a total of 7902 fixes. Adult males were divided in 19 residents (territorial males, with overlapping or adjacent warm and cold month ranges) and four migrants (with non-overlapping warm and cold month ranges, as well as attending higher altitude areas in the warm months). Home range and core area (kernel 95 and 50%, respectively) sizes of each individual were significantly greater in the warm (June–November) than in the cold (December–May) periods. During the warm period, home range and core area sizes significantly differed between resident (median home range: 49 ha; Q1–Q3: 31–110 ha) and migrant males (median home range: 749 ha; Q1–Q3: 539–850 ha), as well as between females (median home range: 711 ha; Q1–Q3: 388–1842 ha) and resident males. No significant difference was observed in the cold period. Home </w:instrText>
        </w:r>
        <w:r w:rsidR="00BC462F" w:rsidRPr="00244A3B">
          <w:rPr>
            <w:rFonts w:hint="eastAsia"/>
            <w:color w:val="auto"/>
          </w:rPr>
          <w:instrText>range size was not correlated to the presence of snow cover (</w:instrText>
        </w:r>
        <w:r w:rsidR="00BC462F" w:rsidRPr="00244A3B">
          <w:rPr>
            <w:rFonts w:hint="eastAsia"/>
            <w:color w:val="auto"/>
          </w:rPr>
          <w:instrText>≥</w:instrText>
        </w:r>
        <w:r w:rsidR="00BC462F" w:rsidRPr="00244A3B">
          <w:rPr>
            <w:rFonts w:hint="eastAsia"/>
            <w:color w:val="auto"/>
          </w:rPr>
          <w:instrText xml:space="preserve"> 70%). Throughout the year, nearly all chamois used south- to south-east-facing slopes. Resident males strongly preferred pastures and meadows, but four of them used alder shrublands on the nor</w:instrText>
        </w:r>
        <w:r w:rsidR="00BC462F" w:rsidRPr="00244A3B">
          <w:rPr>
            <w:color w:val="auto"/>
          </w:rPr>
          <w:instrText xml:space="preserve">th-east slope more than expected, in the warm months. Females kept nearly always at altitudes greater than those used by resident males and inhabited higher-quality areas.","container-title":"Ethology Ecology &amp; Evolution","DOI":"10.1080/03949370.2010.502316","ISSN":"0394-9370","issue":"3","note":"publisher: Taylor &amp; Francis\n_eprint: https://doi.org/10.1080/03949370.2010.502316","page":"215-231","source":"Taylor and Francis+NEJM","title":"Ranging behaviour and habitat selection of Alpine chamois","volume":"22","author":[{"family":"Nesti","given":"I."},{"family":"Posillico","given":"M."},{"family":"Lovari","given":"S."}],"issued":{"date-parts":[["2010",8,11]]},"citation-key":"nestiRangingBehaviourHabitat2010"}}],"schema":"https://github.com/citation-style-language/schema/raw/master/csl-citation.json"} </w:instrText>
        </w:r>
        <w:r w:rsidR="00BC462F" w:rsidRPr="00244A3B">
          <w:rPr>
            <w:color w:val="auto"/>
          </w:rPr>
          <w:fldChar w:fldCharType="separate"/>
        </w:r>
        <w:r w:rsidR="00BC462F" w:rsidRPr="00244A3B">
          <w:rPr>
            <w:noProof/>
            <w:color w:val="auto"/>
          </w:rPr>
          <w:t>(Nesti et al. 2010)</w:t>
        </w:r>
        <w:r w:rsidR="00BC462F" w:rsidRPr="00244A3B">
          <w:rPr>
            <w:color w:val="auto"/>
          </w:rPr>
          <w:fldChar w:fldCharType="end"/>
        </w:r>
        <w:r w:rsidR="00BC462F" w:rsidRPr="00244A3B">
          <w:rPr>
            <w:color w:val="auto"/>
          </w:rPr>
          <w:t xml:space="preserve">. </w:t>
        </w:r>
        <w:r w:rsidR="00BC462F">
          <w:rPr>
            <w:color w:val="auto"/>
          </w:rPr>
          <w:t>Nonetheless, c</w:t>
        </w:r>
      </w:ins>
      <w:ins w:id="158" w:author="Giulia Masoero" w:date="2022-07-01T17:27:00Z">
        <w:r w:rsidR="00BC462F">
          <w:rPr>
            <w:color w:val="auto"/>
            <w:highlight w:val="yellow"/>
          </w:rPr>
          <w:t>hamois</w:t>
        </w:r>
      </w:ins>
      <w:ins w:id="159" w:author="Giulia Masoero" w:date="2022-07-01T17:30:00Z">
        <w:r w:rsidR="00BC462F">
          <w:rPr>
            <w:color w:val="auto"/>
            <w:highlight w:val="yellow"/>
          </w:rPr>
          <w:t xml:space="preserve"> generally</w:t>
        </w:r>
      </w:ins>
      <w:ins w:id="160" w:author="Giulia Masoero" w:date="2022-07-01T17:27:00Z">
        <w:r w:rsidR="00BC462F">
          <w:rPr>
            <w:color w:val="auto"/>
            <w:highlight w:val="yellow"/>
          </w:rPr>
          <w:t xml:space="preserve"> inhabit the Alps from montane forests </w:t>
        </w:r>
      </w:ins>
      <w:ins w:id="161" w:author="Giulia Masoero" w:date="2022-07-01T17:28:00Z">
        <w:r w:rsidR="00BC462F">
          <w:rPr>
            <w:color w:val="auto"/>
            <w:highlight w:val="yellow"/>
          </w:rPr>
          <w:t>to</w:t>
        </w:r>
      </w:ins>
      <w:ins w:id="162" w:author="Giulia Masoero" w:date="2022-07-01T17:27:00Z">
        <w:r w:rsidR="00BC462F">
          <w:rPr>
            <w:color w:val="auto"/>
            <w:highlight w:val="yellow"/>
          </w:rPr>
          <w:t xml:space="preserve"> alpine areas</w:t>
        </w:r>
      </w:ins>
      <w:ins w:id="163" w:author="Giulia Masoero" w:date="2022-07-01T17:28:00Z">
        <w:r w:rsidR="00BC462F">
          <w:rPr>
            <w:color w:val="auto"/>
            <w:highlight w:val="yellow"/>
          </w:rPr>
          <w:t xml:space="preserve">, </w:t>
        </w:r>
      </w:ins>
      <w:ins w:id="164" w:author="Giulia Masoero" w:date="2022-07-01T17:30:00Z">
        <w:r w:rsidR="00BC462F">
          <w:rPr>
            <w:color w:val="auto"/>
            <w:highlight w:val="yellow"/>
          </w:rPr>
          <w:t xml:space="preserve">and </w:t>
        </w:r>
      </w:ins>
      <w:ins w:id="165" w:author="Giulia Masoero" w:date="2022-07-01T17:28:00Z">
        <w:r w:rsidR="00BC462F">
          <w:rPr>
            <w:color w:val="auto"/>
            <w:highlight w:val="yellow"/>
          </w:rPr>
          <w:t xml:space="preserve">altitudinal variation in relation to temperature changes may occur </w:t>
        </w:r>
      </w:ins>
      <w:r w:rsidR="00BC462F">
        <w:rPr>
          <w:color w:val="auto"/>
          <w:highlight w:val="yellow"/>
        </w:rPr>
        <w:fldChar w:fldCharType="begin"/>
      </w:r>
      <w:r w:rsidR="00BC462F">
        <w:rPr>
          <w:color w:val="auto"/>
          <w:highlight w:val="yellow"/>
        </w:rPr>
        <w:instrText xml:space="preserve"> ADDIN ZOTERO_ITEM CSL_CITATION {"citationID":"ZU6C2ens","properties":{"formattedCitation":"(Reiner et al. 2021)","plainCitation":"(Reiner et al. 2021)","noteIndex":0},"citationItems":[{"id":3619,"uris":["http://zotero.org/users/3388363/items/S9Z3BCJ5"],"itemData":{"id":3619,"type":"article-journal","abstract":"Climate change is known to affect key life-history traits, such as body mass, reproduction, and survival in many species. Animal populations inhabiting mountain habitats are adapted to extreme seasonal environmental conditions but are also expected to be especially vulnerable to climate change. Studies on mountain ungulates typically focus on populations or sections of populations living above the tree line, whereas populations inhabiting forested habitats are largely understudied. Here, we investigate whether forested areas can mitigate the impact of climatic change on life-history traits by evaluating the interactive effects of temperature and habitat characteristics on body mass variation in the Alpine chamois Rupicapra rupicapra rupicapra. We examined data of 20,573 yearling chamois collected from 1993 to 2019 in 28 mountain ranges in the Austrian Eastern Alps, characterized by different proportion of forest cover. Our results show that the temporal decline of chamois body mass is less pronounced in areas with greater proportion of forest cover. For chamois living in forest habitats only, no significant temporal change in body mass was detected. Variation in body mass was affected by the interaction between density and snow cover, as well as by the interaction between spring temperatures and forest cover, supporting the role of forests as thermal buffer against the effects of increasing temperatures on life-history traits in a mountain ungulate. In turn, this study suggests a buffering effect of forests against climate change impacts. Assessments of the consequences of climate change on the life-history traits and population dynamics of mountain-dwelling species should thus consider the plasticity of the species with respect to the use and availability of different habitat types.","container-title":"Global Change Biology","DOI":"10.1111/gcb.15711","ISSN":"1365-2486","issue":"16","language":"en","note":"_eprint: https://onlinelibrary.wiley.com/doi/pdf/10.1111/gcb.15711","page":"3741-3752","source":"Wiley Online Library","title":"Forests buffer the climate-induced decline of body mass in a mountain herbivore","volume":"27","author":[{"family":"Reiner","given":"Rudolf"},{"family":"Zedrosser","given":"Andreas"},{"family":"Zeiler","given":"Hubert"},{"family":"Hackländer","given":"Klaus"},{"family":"Corlatti","given":"Luca"}],"issued":{"date-parts":[["2021"]]},"citation-key":"reinerForestsBufferClimateinduced2021"}}],"schema":"https://github.com/citation-style-language/schema/raw/master/csl-citation.json"} </w:instrText>
      </w:r>
      <w:r w:rsidR="00BC462F">
        <w:rPr>
          <w:color w:val="auto"/>
          <w:highlight w:val="yellow"/>
        </w:rPr>
        <w:fldChar w:fldCharType="separate"/>
      </w:r>
      <w:r w:rsidR="00BC462F">
        <w:rPr>
          <w:noProof/>
          <w:color w:val="auto"/>
          <w:highlight w:val="yellow"/>
        </w:rPr>
        <w:t>(Reiner et al. 2021)</w:t>
      </w:r>
      <w:r w:rsidR="00BC462F">
        <w:rPr>
          <w:color w:val="auto"/>
          <w:highlight w:val="yellow"/>
        </w:rPr>
        <w:fldChar w:fldCharType="end"/>
      </w:r>
      <w:ins w:id="166" w:author="Giulia Masoero" w:date="2022-07-01T17:28:00Z">
        <w:r w:rsidR="00BC462F">
          <w:rPr>
            <w:color w:val="auto"/>
            <w:highlight w:val="yellow"/>
          </w:rPr>
          <w:t xml:space="preserve">. </w:t>
        </w:r>
      </w:ins>
      <w:ins w:id="167" w:author="Giulia Masoero" w:date="2022-07-01T17:31:00Z">
        <w:r w:rsidR="001927DC" w:rsidRPr="00244A3B">
          <w:rPr>
            <w:color w:val="auto"/>
          </w:rPr>
          <w:t xml:space="preserve">The key growing periods during the early life of ungulates are the gestation period, lactation period, and juvenile period </w:t>
        </w:r>
        <w:r w:rsidR="001927DC" w:rsidRPr="00244A3B">
          <w:rPr>
            <w:color w:val="auto"/>
          </w:rPr>
          <w:fldChar w:fldCharType="begin"/>
        </w:r>
        <w:r w:rsidR="001927DC" w:rsidRPr="00244A3B">
          <w:rPr>
            <w:color w:val="auto"/>
          </w:rPr>
          <w:instrText xml:space="preserve"> ADDIN ZOTERO_ITEM CSL_CITATION {"citationID":"RuyESd8z","properties":{"formattedCitation":"(Robbins and Robbins 1979)","plainCitation":"(Robbins and Robbins 1979)","noteIndex":0},"citationItems":[{"id":3521,"uris":["http://zotero.org/users/3388363/items/6PST4XBG"],"itemData":{"id":3521,"type":"article-journal","abstract":"Fetal growth rates, relative proportions of the gravid uterus, average maternal and neonatal weights, neonatal growth rates, and estimates of maternal milk production at the peak of lactation were summarized for species occupying many different environments throughout the world. Interspecific comparisons suggest that very basic controlling mechanisms produce similarities in fetal and neonatal growth of ungulates and subungulates. Fetal growth is a power function characteristic of the general mammalian pattern. Absolute fetal weight at birth increases curvilinearly, and relative fetal weight decreases as average, adult maternal weight increases. Interspecific variation in relative birth weight becomes much greater in smaller ungulates as the selective pressures to modify reproductive effort increase. The thermal environment may not be of paramount importance in determining relative birth size of temperate and arctic dwelling species. Maximum growth rates of maternally nursed neonates of different species increase in a very predictable curvilinear manner relative to maternal weight. Apparently the selective pressures of predation, hypothermia, and seasonal food restrictions have produced a relatively high uniform growth rate in the species examined. Peak milk production estimates reflect the general growth pattern relationships. Physiological limits to neonatal growth apparently limit neonatal milk consumption and maternal production when a single neonate is nursed by a lactating female having an ad libitum access to high quality feed. The implications of the findings concerning growth rates relevant to livestock selection by the animal scientist have been discussed.","container-title":"The American Naturalist","DOI":"10.1086/283456","ISSN":"0003-0147","issue":"1","note":"publisher: The University of Chicago Press","page":"101-116","source":"journals.uchicago.edu (Atypon)","title":"Fetal and Neonatal Growth Patterns and Maternal Reproductive Effort in Ungulates and Subungulates","volume":"114","author":[{"family":"Robbins","given":"Charles T."},{"family":"Robbins","given":"Barbara L."}],"issued":{"date-parts":[["1979",7]]},"citation-key":"robbinsFetalNeonatalGrowth1979"}}],"schema":"https://github.com/citation-style-language/schema/raw/master/csl-citation.json"} </w:instrText>
        </w:r>
        <w:r w:rsidR="001927DC" w:rsidRPr="00244A3B">
          <w:rPr>
            <w:color w:val="auto"/>
          </w:rPr>
          <w:fldChar w:fldCharType="separate"/>
        </w:r>
        <w:r w:rsidR="001927DC" w:rsidRPr="00244A3B">
          <w:rPr>
            <w:noProof/>
            <w:color w:val="auto"/>
          </w:rPr>
          <w:t>(Robbins and Robbins 1979)</w:t>
        </w:r>
        <w:r w:rsidR="001927DC" w:rsidRPr="00244A3B">
          <w:rPr>
            <w:color w:val="auto"/>
          </w:rPr>
          <w:fldChar w:fldCharType="end"/>
        </w:r>
        <w:r w:rsidR="001927DC" w:rsidRPr="00244A3B">
          <w:rPr>
            <w:color w:val="auto"/>
          </w:rPr>
          <w:t>.</w:t>
        </w:r>
      </w:ins>
    </w:p>
    <w:p w14:paraId="3BE14917" w14:textId="76956492" w:rsidR="00B4364F" w:rsidRPr="00244A3B" w:rsidRDefault="00B4364F" w:rsidP="00244A3B">
      <w:pPr>
        <w:spacing w:before="120" w:after="120"/>
        <w:ind w:firstLine="426"/>
        <w:rPr>
          <w:ins w:id="168" w:author="Giulia Masoero" w:date="2022-07-01T16:41:00Z"/>
          <w:lang w:val="fr-CA"/>
          <w:rPrChange w:id="169" w:author="Giulia Masoero" w:date="2022-07-01T17:21:00Z">
            <w:rPr>
              <w:ins w:id="170" w:author="Giulia Masoero" w:date="2022-07-01T16:41:00Z"/>
            </w:rPr>
          </w:rPrChange>
        </w:rPr>
        <w:pPrChange w:id="171" w:author="Giulia Masoero" w:date="2022-07-01T17:22:00Z">
          <w:pPr/>
        </w:pPrChange>
      </w:pPr>
    </w:p>
    <w:p w14:paraId="4A2CF6F2" w14:textId="77777777" w:rsidR="00012A73" w:rsidRPr="00244A3B" w:rsidRDefault="00012A73" w:rsidP="00244A3B">
      <w:pPr>
        <w:pStyle w:val="Default"/>
        <w:spacing w:before="120" w:after="120"/>
        <w:ind w:firstLine="426"/>
        <w:rPr>
          <w:ins w:id="172" w:author="Giulia Masoero" w:date="2022-06-30T14:54:00Z"/>
          <w:color w:val="auto"/>
        </w:rPr>
        <w:pPrChange w:id="173" w:author="Giulia Masoero" w:date="2022-07-01T17:22:00Z">
          <w:pPr>
            <w:pStyle w:val="Default"/>
            <w:spacing w:before="120" w:after="120" w:line="360" w:lineRule="auto"/>
            <w:ind w:firstLine="426"/>
          </w:pPr>
        </w:pPrChange>
      </w:pPr>
    </w:p>
    <w:p w14:paraId="7276C832" w14:textId="4DAFA27D" w:rsidR="000C5FFD" w:rsidRPr="00244A3B" w:rsidRDefault="00294694" w:rsidP="00244A3B">
      <w:pPr>
        <w:pStyle w:val="Default"/>
        <w:spacing w:before="120" w:after="120"/>
        <w:ind w:firstLine="426"/>
        <w:rPr>
          <w:color w:val="auto"/>
        </w:rPr>
        <w:pPrChange w:id="174" w:author="Giulia Masoero" w:date="2022-07-01T17:22:00Z">
          <w:pPr>
            <w:pStyle w:val="Default"/>
            <w:spacing w:before="120" w:after="120" w:line="360" w:lineRule="auto"/>
            <w:ind w:firstLine="426"/>
          </w:pPr>
        </w:pPrChange>
      </w:pPr>
      <w:del w:id="175" w:author="Giulia Masoero" w:date="2022-07-01T17:30:00Z">
        <w:r w:rsidRPr="00244A3B" w:rsidDel="00BC462F">
          <w:rPr>
            <w:color w:val="auto"/>
          </w:rPr>
          <w:delText xml:space="preserve">Alpine chamois </w:delText>
        </w:r>
      </w:del>
      <w:del w:id="176" w:author="Giulia Masoero" w:date="2022-07-01T17:29:00Z">
        <w:r w:rsidRPr="00244A3B" w:rsidDel="00BC462F">
          <w:rPr>
            <w:color w:val="auto"/>
          </w:rPr>
          <w:delText>(</w:delText>
        </w:r>
        <w:r w:rsidRPr="00244A3B" w:rsidDel="00BC462F">
          <w:rPr>
            <w:i/>
            <w:iCs/>
            <w:color w:val="auto"/>
          </w:rPr>
          <w:delText>Rupicapra rupicapra</w:delText>
        </w:r>
        <w:r w:rsidRPr="00244A3B" w:rsidDel="00BC462F">
          <w:rPr>
            <w:color w:val="auto"/>
          </w:rPr>
          <w:delText xml:space="preserve">) are highly polygynous mountain-dwelling ungulates, showing </w:delText>
        </w:r>
      </w:del>
      <w:del w:id="177" w:author="Giulia Masoero" w:date="2022-07-01T17:30:00Z">
        <w:r w:rsidRPr="00244A3B" w:rsidDel="00BC462F">
          <w:rPr>
            <w:color w:val="auto"/>
          </w:rPr>
          <w:delText xml:space="preserve">early appearances of sexual dimorphism, with females reaching asymptotic body mass three years earlier (3.5 years) than males (6.2 years) </w:delText>
        </w:r>
        <w:r w:rsidR="00581B1B" w:rsidRPr="00244A3B" w:rsidDel="00BC462F">
          <w:rPr>
            <w:color w:val="auto"/>
          </w:rPr>
          <w:fldChar w:fldCharType="begin"/>
        </w:r>
        <w:r w:rsidR="00581B1B" w:rsidRPr="00244A3B" w:rsidDel="00BC462F">
          <w:rPr>
            <w:color w:val="auto"/>
          </w:rPr>
          <w:delInstrText xml:space="preserve"> ADDIN ZOTERO_ITEM CSL_CITATION {"citationID":"QSd5Sunp","properties":{"formattedCitation":"(von Hardenberg et al. 2000; Bassano et al. 2003; Garel et al. 2009)","plainCitation":"(von Hardenberg et al. 2000; Bassano et al. 2003; Garel et al. 2009)","noteIndex":0},"citationItems":[{"id":3486,"uris":["http://zotero.org/users/3388363/items/6YKHW9VC"],"itemData":{"id":3486,"type":"article-journal","abstract":"Ungulate mating systems vary broadly both between and within species. Studies on mating systems in different habitats can provide clues to the ecological factors determining this diversity. Despite its abundance in the European Alps and its importance as a game species, surprisingly little is known about the mating system of Alpine chamois Rupicapra rupicapra rupicapra. We tested the hypothesis that adult males first defend mating territories in late spring, when females segregate from males and well before the Nov. rut. In the Gran Paradiso National Park (north-western Italian Alps), adult males shared a winter range but occupied individual ranges in summer and early autumn. Males were more aggressive to each other in the summer than in the spring. A strong site fidelity from one year to the next was found for the summer and early autumn months. Those males that occupied the same territories both in the summer and during the rut (Nov.) appeared to be at hotspots, attractive to females during the rut because of reduced snow cover. Other males appeared to cluster around these hotspots during the rut. Territories that were first occupied during the summer were visited by more females than those that were not established until the rut began. Our results suggest that the mating system of this population of Alpine chamois consists of the early occupation of clustered mating territories. The early establishment of mating territories in areas frequented by females during the rut may lead to reproductive benefits for male chamois.","container-title":"Ethology","DOI":"10.1046/j.1439-0310.2000.00579.x","ISSN":"1439-0310","issue":"7","language":"en","note":"_eprint: https://onlinelibrary.wiley.com/doi/pdf/10.1046/j.1439-0310.2000.00579.x","page":"617-630","source":"Wiley Online Library","title":"Male Alpine Chamois Occupy Territories at Hotspots Before the Mating Season","volume":"106","author":[{"family":"Hardenberg","given":"Achaz","non-dropping-particle":"von"},{"family":"Bassano","given":"Bruno"},{"family":"Peracino","given":"Alberto"},{"family":"Lovari","given":"Sandro"}],"issued":{"date-parts":[["2000"]]},"citation-key":"vonhardenbergMaleAlpineChamois2000"}},{"id":3438,"uris":["http://zotero.org/users/3388363/items/93QBWZVS"],"itemData":{"id":3438,"type":"article-journal","abstract":"Article Body weight and horn development im Alpine chamois, Rupicapra rupicapra (Bovidae, Caprinae). was published on January 1, 2003 in the journal Mammalia (volume 67, issue 1).","DOI":"10.1515/mamm.2003.67.1.65","ISSN":"1864-1547","issue":"1","language":"en","note":"publisher: De Gruyter\nsection: Mammalia","page":"65-74","source":"www.degruyter.com","title":"Body weight and horn development im Alpine chamois, Rupicapra rupicapra (Bovidae, Caprinae).","volume":"67","author":[{"family":"Bassano","given":"B."},{"family":"Perrone","given":"A."},{"family":"Hardenberg","given":"A. Von"}],"issued":{"date-parts":[["2003",1,1]]},"citation-key":"bassanoBodyWeightHorn2003"}},{"id":3275,"uris":["http://zotero.org/users/3388363/items/NIK5KP7R"],"itemData":{"id":3275,"type":"article-journal","abstract":"Studying between-sex differences in body growth has strong implications for understanding life-history tactics of animals. We used age and carcass mass data from 2,312 female and 2,622 male alpine chamois (Rupicapra rupicapra) harvested in the French Alps to model the sex-specific body growth patterns of this species. Males were heavier (asymptotic body mass: 29.6 kg) than females (22.3 kg), with an adult sexual size dimorphism of 32.4%. Sexual size dimorphism originated from both differences in body growth after 1.5 years of age and differences in length of the growth period. Females reached asymptotic body mass almost 3 years earlier (3.5 years) than males (6.2 years). We also found that females 1st reproduced before achieving asymptotic growth, at 78% of their asymptotic body mass. Between-sex differences in growth patterns in this species are most likely due to stronger selection pressure for larger size in males than in females due to intrasexual competition.","container-title":"Journal of Mammalogy","DOI":"10.1644/08-MAMM-A-287.1","ISSN":"0022-2372","issue":"4","journalAbbreviation":"Journal of Mammalogy","page":"954-960","source":"Silverchair","title":"Sex-Specific Growth in Alpine Chamois","volume":"90","author":[{"family":"Garel","given":"Mathieu"},{"family":"Loison","given":"Anne"},{"family":"Jullien","given":"Jean-Michel"},{"family":"Dubray","given":"Dominique"},{"family":"Maillard","given":"Daniel"},{"family":"Gaillard","given":"Jean-Michel"}],"issued":{"date-parts":[["2009",8,14]]},"citation-key":"garelSexSpecificGrowthAlpine2009"}}],"schema":"https://github.com/citation-style-language/schema/raw/master/csl-citation.json"} </w:delInstrText>
        </w:r>
        <w:r w:rsidR="00581B1B" w:rsidRPr="00244A3B" w:rsidDel="00BC462F">
          <w:rPr>
            <w:color w:val="auto"/>
          </w:rPr>
          <w:fldChar w:fldCharType="separate"/>
        </w:r>
        <w:r w:rsidR="00581B1B" w:rsidRPr="00244A3B" w:rsidDel="00BC462F">
          <w:rPr>
            <w:noProof/>
            <w:color w:val="auto"/>
          </w:rPr>
          <w:delText>(von Hardenberg et al. 2000; Bassano et al. 2003; Garel et al. 2009)</w:delText>
        </w:r>
        <w:r w:rsidR="00581B1B" w:rsidRPr="00244A3B" w:rsidDel="00BC462F">
          <w:rPr>
            <w:color w:val="auto"/>
          </w:rPr>
          <w:fldChar w:fldCharType="end"/>
        </w:r>
      </w:del>
      <w:del w:id="178" w:author="Giulia Masoero" w:date="2022-06-29T16:17:00Z">
        <w:r w:rsidRPr="00244A3B" w:rsidDel="00581B1B">
          <w:rPr>
            <w:color w:val="auto"/>
          </w:rPr>
          <w:delText>(Bassano et al., 2003; Garel et al., 2009; Hardenberg et al., 2000)</w:delText>
        </w:r>
      </w:del>
      <w:del w:id="179" w:author="Giulia Masoero" w:date="2022-07-01T17:30:00Z">
        <w:r w:rsidRPr="00244A3B" w:rsidDel="00BC462F">
          <w:rPr>
            <w:color w:val="auto"/>
          </w:rPr>
          <w:delText xml:space="preserve">. Alpine chamois are highly mobile and </w:delText>
        </w:r>
        <w:commentRangeStart w:id="180"/>
        <w:r w:rsidRPr="00244A3B" w:rsidDel="00BC462F">
          <w:rPr>
            <w:color w:val="auto"/>
          </w:rPr>
          <w:delText xml:space="preserve">can shift their range altitudinally, depending on the resource availability and climate conditions </w:delText>
        </w:r>
        <w:commentRangeEnd w:id="180"/>
        <w:r w:rsidR="00787572" w:rsidRPr="00244A3B" w:rsidDel="00BC462F">
          <w:rPr>
            <w:rStyle w:val="CommentReference"/>
            <w:color w:val="auto"/>
            <w:sz w:val="24"/>
            <w:szCs w:val="24"/>
            <w:lang w:val="en-US" w:eastAsia="en-US"/>
            <w:rPrChange w:id="181" w:author="Giulia Masoero" w:date="2022-07-01T17:21:00Z">
              <w:rPr>
                <w:rStyle w:val="CommentReference"/>
                <w:color w:val="auto"/>
                <w:lang w:val="en-US" w:eastAsia="en-US"/>
              </w:rPr>
            </w:rPrChange>
          </w:rPr>
          <w:commentReference w:id="180"/>
        </w:r>
        <w:r w:rsidR="00581B1B" w:rsidRPr="00244A3B" w:rsidDel="00BC462F">
          <w:rPr>
            <w:color w:val="auto"/>
          </w:rPr>
          <w:fldChar w:fldCharType="begin"/>
        </w:r>
        <w:r w:rsidR="00581B1B" w:rsidRPr="00244A3B" w:rsidDel="00BC462F">
          <w:rPr>
            <w:color w:val="auto"/>
          </w:rPr>
          <w:delInstrText xml:space="preserve"> ADDIN ZOTERO_ITEM CSL_CITATION {"citationID":"TcuZm9Kb","properties":{"formattedCitation":"(Nesti et al. 2010)","plainCitation":"(Nesti et al. 2010)","noteIndex":0},"citationItems":[{"id":3512,"uris":["http://zotero.org/users/3388363/items/VULHMJQR"],"itemData":{"id":3512,"type":"article-journal","abstract":"Ranging behaviour and habitat selection of 23 male and 6 female adult (5–10 years old) Alpine chamois Rupicapra rupicapra (Linnaeus 1758) were monitored from February 2000 to December 2002, in an area of the Western Alps. The chamois were radio-located for a minimum of 4 and a maximum of 35 months, until failure of radio transmitters. A mean number of 13 locations/individual/month was recorded for a total of 7902 fixes. Adult males were divided in 19 residents (territorial males, with overlapping or adjacent warm and cold month ranges) and four migrants (with non-overlapping warm and cold month ranges, as well as attending higher altitude areas in the warm months). Home range and core area (kernel 95 and 50%, respectively) sizes of each individual were significantly greater in the warm (June–November) than in the cold (December–May) periods. During the warm period, home range and core area sizes significantly differed between resident (median home range: 49 ha; Q1–Q3: 31–110 ha) and migrant males (median home range: 749 ha; Q1–Q3: 539–850 ha), as well as between females (median home range: 711 ha; Q1–Q3: 388–1842 ha) and resident males. No significant difference was observed in the cold period. Home </w:delInstrText>
        </w:r>
        <w:r w:rsidR="00581B1B" w:rsidRPr="00244A3B" w:rsidDel="00BC462F">
          <w:rPr>
            <w:rFonts w:hint="eastAsia"/>
            <w:color w:val="auto"/>
          </w:rPr>
          <w:delInstrText>range size was not correlated to the presence of snow cover (</w:delInstrText>
        </w:r>
        <w:r w:rsidR="00581B1B" w:rsidRPr="00244A3B" w:rsidDel="00BC462F">
          <w:rPr>
            <w:rFonts w:hint="eastAsia"/>
            <w:color w:val="auto"/>
          </w:rPr>
          <w:delInstrText>≥</w:delInstrText>
        </w:r>
        <w:r w:rsidR="00581B1B" w:rsidRPr="00244A3B" w:rsidDel="00BC462F">
          <w:rPr>
            <w:rFonts w:hint="eastAsia"/>
            <w:color w:val="auto"/>
          </w:rPr>
          <w:delInstrText xml:space="preserve"> 70%). Throughout the year, nearly all chamois used south- to south-east-facing slopes. Resident males strongly preferred pastures and meadows, but four of them used alder shrublands on the nor</w:delInstrText>
        </w:r>
        <w:r w:rsidR="00581B1B" w:rsidRPr="00244A3B" w:rsidDel="00BC462F">
          <w:rPr>
            <w:color w:val="auto"/>
          </w:rPr>
          <w:delInstrText xml:space="preserve">th-east slope more than expected, in the warm months. Females kept nearly always at altitudes greater than those used by resident males and inhabited higher-quality areas.","container-title":"Ethology Ecology &amp; Evolution","DOI":"10.1080/03949370.2010.502316","ISSN":"0394-9370","issue":"3","note":"publisher: Taylor &amp; Francis\n_eprint: https://doi.org/10.1080/03949370.2010.502316","page":"215-231","source":"Taylor and Francis+NEJM","title":"Ranging behaviour and habitat selection of Alpine chamois","volume":"22","author":[{"family":"Nesti","given":"I."},{"family":"Posillico","given":"M."},{"family":"Lovari","given":"S."}],"issued":{"date-parts":[["2010",8,11]]},"citation-key":"nestiRangingBehaviourHabitat2010"}}],"schema":"https://github.com/citation-style-language/schema/raw/master/csl-citation.json"} </w:delInstrText>
        </w:r>
        <w:r w:rsidR="00581B1B" w:rsidRPr="00244A3B" w:rsidDel="00BC462F">
          <w:rPr>
            <w:color w:val="auto"/>
          </w:rPr>
          <w:fldChar w:fldCharType="separate"/>
        </w:r>
        <w:r w:rsidR="00581B1B" w:rsidRPr="00244A3B" w:rsidDel="00BC462F">
          <w:rPr>
            <w:noProof/>
            <w:color w:val="auto"/>
          </w:rPr>
          <w:delText>(Nesti et al. 2010)</w:delText>
        </w:r>
        <w:r w:rsidR="00581B1B" w:rsidRPr="00244A3B" w:rsidDel="00BC462F">
          <w:rPr>
            <w:color w:val="auto"/>
          </w:rPr>
          <w:fldChar w:fldCharType="end"/>
        </w:r>
      </w:del>
      <w:del w:id="182" w:author="Giulia Masoero" w:date="2022-06-29T16:17:00Z">
        <w:r w:rsidRPr="00244A3B" w:rsidDel="00581B1B">
          <w:rPr>
            <w:color w:val="auto"/>
          </w:rPr>
          <w:delText>(Nesti et al., 2010)</w:delText>
        </w:r>
      </w:del>
      <w:del w:id="183" w:author="Giulia Masoero" w:date="2022-07-01T17:30:00Z">
        <w:r w:rsidRPr="00244A3B" w:rsidDel="00BC462F">
          <w:rPr>
            <w:color w:val="auto"/>
          </w:rPr>
          <w:delText xml:space="preserve">. </w:delText>
        </w:r>
      </w:del>
      <w:del w:id="184" w:author="Giulia Masoero" w:date="2022-06-30T14:53:00Z">
        <w:r w:rsidRPr="00244A3B" w:rsidDel="00012A73">
          <w:rPr>
            <w:color w:val="auto"/>
          </w:rPr>
          <w:delText xml:space="preserve">Numerous studies have shown that </w:delText>
        </w:r>
      </w:del>
      <w:del w:id="185" w:author="Giulia Masoero" w:date="2022-06-30T14:52:00Z">
        <w:r w:rsidRPr="00244A3B" w:rsidDel="00012A73">
          <w:rPr>
            <w:color w:val="auto"/>
          </w:rPr>
          <w:delText xml:space="preserve">the </w:delText>
        </w:r>
      </w:del>
      <w:del w:id="186" w:author="Giulia Masoero" w:date="2022-06-30T14:53:00Z">
        <w:r w:rsidRPr="00244A3B" w:rsidDel="00012A73">
          <w:rPr>
            <w:color w:val="auto"/>
          </w:rPr>
          <w:delText>alpine chamois (</w:delText>
        </w:r>
        <w:r w:rsidRPr="00244A3B" w:rsidDel="00012A73">
          <w:rPr>
            <w:i/>
            <w:iCs/>
            <w:color w:val="auto"/>
          </w:rPr>
          <w:delText>Rupicapra rupicapra</w:delText>
        </w:r>
        <w:r w:rsidRPr="00244A3B" w:rsidDel="00012A73">
          <w:rPr>
            <w:color w:val="auto"/>
            <w:rPrChange w:id="187" w:author="Giulia Masoero" w:date="2022-07-01T17:21:00Z">
              <w:rPr>
                <w:i/>
                <w:iCs/>
                <w:color w:val="auto"/>
              </w:rPr>
            </w:rPrChange>
          </w:rPr>
          <w:delText xml:space="preserve">) </w:delText>
        </w:r>
        <w:r w:rsidRPr="00244A3B" w:rsidDel="00012A73">
          <w:rPr>
            <w:color w:val="auto"/>
          </w:rPr>
          <w:delText xml:space="preserve">have been </w:delText>
        </w:r>
        <w:r w:rsidRPr="00244A3B" w:rsidDel="00012A73">
          <w:rPr>
            <w:color w:val="auto"/>
            <w:highlight w:val="yellow"/>
            <w:rPrChange w:id="188" w:author="Giulia Masoero" w:date="2022-07-01T17:21:00Z">
              <w:rPr>
                <w:color w:val="auto"/>
              </w:rPr>
            </w:rPrChange>
          </w:rPr>
          <w:delText>gradually shrinking in size, while the temperatures in the Alps have been increasing</w:delText>
        </w:r>
        <w:r w:rsidR="00581B1B" w:rsidRPr="00244A3B" w:rsidDel="00012A73">
          <w:rPr>
            <w:color w:val="auto"/>
            <w:highlight w:val="yellow"/>
          </w:rPr>
          <w:fldChar w:fldCharType="begin"/>
        </w:r>
        <w:r w:rsidR="00581B1B" w:rsidRPr="00244A3B" w:rsidDel="00012A73">
          <w:rPr>
            <w:color w:val="auto"/>
            <w:highlight w:val="yellow"/>
          </w:rPr>
          <w:delInstrText xml:space="preserve"> ADDIN ZOTERO_ITEM CSL_CITATION {"citationID":"StvjcUG2","properties":{"formattedCitation":"(Garel et al. 2011; Mason et al. 2014; Chirichella et al. 2021)","plainCitation":"(Garel et al. 2011; Mason et al. 2014; Chirichella et al. 2021)","noteIndex":0},"citationItems":[{"id":3474,"uris":["http://zotero.org/users/3388363/items/6A5EACMG"],"itemData":{"id":3474,"type":"article-journal","abstract":"For species living in seasonal environments the understanding of demographic processes requires identifying the environmental factors during spring and summer that shape phenotypic variation. We assessed the effects of plant phenology and population abundance during spring-summer on variation in autumn body mass among cohorts (1995–2006) of juvenile alpine chamois (Rupicapra rupicapra). We computed several metrics based on the normalized difference vegetation index (NDVI) to assess interannual variation in plant phenology and productivity. Body mass of both sexes decreased similarly during years with late springs (−20%) and with increasing population abundance (−15%), with no interactive effect. Our results also suggested that forage quality more than forage quantity influenced body mass of juveniles. Variation in body mass of juveniles thus can be used as an indicator of the relationship between chamois populations and their environment. This study also demonstrates the utility of satellite-based data in increasing our understanding of the consequences of spring-summer conditions on life-history traits.","container-title":"Journal of Mammalogy","DOI":"10.1644/10-MAMM-A-056.1","ISSN":"0022-2372","issue":"5","journalAbbreviation":"Journal of Mammalogy","page":"1112-1117","source":"Silverchair","title":"Population abundance and early spring conditions determine variation in body mass of juvenile chamois","volume":"92","author":[{"family":"Garel","given":"Mathieu"},{"family":"Gaillard","given":"Jean-Michel"},{"family":"Jullien","given":"Jean-Michel"},{"family":"Dubray","given":"Dominique"},{"family":"Maillard","given":"Daniel"},{"family":"Loison","given":"Anne"}],"issued":{"date-parts":[["2011",10,14]]},"citation-key":"garelPopulationAbundanceEarly2011"}},{"id":3502,"uris":["http://zotero.org/users/3388363/items/UI3IDL3Q"],"itemData":{"id":3502,"type":"article-journal","abstract":"Climate and environmental change have driven widespread changes in body size, particularly declines, across a range of taxonomic groups in recent decades. Size declines could substantially impact on the functioning of ecosystems. To date, most studies suggest that temporal trends in size have resulted indirectly from climate change modifying resource availability and quality, affecting the ability of individuals to acquire resources and grow.","container-title":"Frontiers in Zoology","DOI":"10.1186/s12983-014-0069-6","ISSN":"1742-9994","issue":"1","journalAbbreviation":"Frontiers in Zoology","page":"69","source":"BioMed Central","title":"Environmental change and long-term body mass declines in an alpine mammal","volume":"11","author":[{"family":"Mason","given":"Tom HE"},{"family":"Apollonio","given":"Marco"},{"family":"Chirichella","given":"Roberta"},{"family":"Willis","given":"Stephen G."},{"family":"Stephens","given":"Philip A."}],"issued":{"date-parts":[["2014",9,27]]},"citation-key":"masonEnvironmentalChangeLongterm2014"}},{"id":3460,"uris":["http://zotero.org/users/3388363/items/HBEDDVJI"],"itemData":{"id":3460,"type":"article-journal","abstract":"Global climate change can affect animal ecology in numerous ways, but researchers usually emphasize undesirable consequences. Temperature increases, for instance, can induce direct physiological costs and indirect effects via mismatches in resource needs and availability. Species living in mountainous regions, however, could experience beneficial effects because winters might become less severe. We examined the potentially opposing effects of climate change during spring, summer, and winter on recruitment in Alpine chamois (Rupicapra rupicapra). We examined initial recruitment (i.e., the ratio of kids to adult females) and net recruitment (i.e., the ratio of yearlings to adult females) of Alpine chamois through the use of linear mixed effects models and data from block count censuses performed across a 1,500-km2 study area in the Italian Alps during summer from 2001 to 2015. Initial recruitment was relatively resistant to the effects of climate change, declining slightly over the study period. We suggest that the effects of increased forage availability and lower snow cover in winter may benefit the reproductive output of adult females, compensating for any negative effects of trophic mismatch and higher temperatures during summer. By contrast, net recruitment strongly declined throughout the study period, consistent with the slight decline of initial recruitment and the negative effects of increasing summer temperatures on the survival of kids during their first winter. These negative effects seemed to outweigh positive effects of climate change, even in a species strongly challenged by winter conditions. These findings provide important information for hunted populations; setting more appropriate hunting bags for yearling chamois should be considered. The ecological plasticity of the chamois, which also inhabits low altitudes, may allow a possible evolutionary escape for the species. © 2020 The Wildlife Society.","container-title":"The Journal of Wildlife Management","DOI":"10.1002/jwmg.21962","ISSN":"1937-2817","issue":"1","language":"en","note":"_eprint: https://onlinelibrary.wiley.com/doi/pdf/10.1002/jwmg.21962","page":"109-120","source":"Wiley Online Library","title":"Contrasting Effects of Climate Change on Alpine Chamois","volume":"85","author":[{"family":"Chirichella","given":"Roberta"},{"family":"Stephens","given":"Philip A."},{"family":"Mason","given":"Tom H. E."},{"family":"Apollonio","given":"Marco"}],"issued":{"date-parts":[["2021"]]},"citation-key":"chirichellaContrastingEffectsClimate2021"}}],"schema":"https://github.com/citation-style-language/schema/raw/master/csl-citation.json"} </w:delInstrText>
        </w:r>
        <w:r w:rsidR="00581B1B" w:rsidRPr="00244A3B" w:rsidDel="00012A73">
          <w:rPr>
            <w:color w:val="auto"/>
            <w:highlight w:val="yellow"/>
          </w:rPr>
          <w:fldChar w:fldCharType="separate"/>
        </w:r>
        <w:r w:rsidR="00581B1B" w:rsidRPr="00244A3B" w:rsidDel="00012A73">
          <w:rPr>
            <w:noProof/>
            <w:color w:val="auto"/>
            <w:highlight w:val="yellow"/>
          </w:rPr>
          <w:delText>(Garel et al. 2011; Mason et al. 2014; Chirichella et al. 2021)</w:delText>
        </w:r>
        <w:r w:rsidR="00581B1B" w:rsidRPr="00244A3B" w:rsidDel="00012A73">
          <w:rPr>
            <w:color w:val="auto"/>
            <w:highlight w:val="yellow"/>
          </w:rPr>
          <w:fldChar w:fldCharType="end"/>
        </w:r>
        <w:r w:rsidRPr="00244A3B" w:rsidDel="00012A73">
          <w:rPr>
            <w:color w:val="auto"/>
            <w:highlight w:val="yellow"/>
            <w:rPrChange w:id="189" w:author="Giulia Masoero" w:date="2022-07-01T17:21:00Z">
              <w:rPr>
                <w:color w:val="auto"/>
              </w:rPr>
            </w:rPrChange>
          </w:rPr>
          <w:delText xml:space="preserve"> </w:delText>
        </w:r>
      </w:del>
      <w:del w:id="190" w:author="Giulia Masoero" w:date="2022-06-29T16:17:00Z">
        <w:r w:rsidRPr="00244A3B" w:rsidDel="00581B1B">
          <w:rPr>
            <w:color w:val="auto"/>
            <w:highlight w:val="yellow"/>
            <w:rPrChange w:id="191" w:author="Giulia Masoero" w:date="2022-07-01T17:21:00Z">
              <w:rPr>
                <w:color w:val="auto"/>
              </w:rPr>
            </w:rPrChange>
          </w:rPr>
          <w:delText>(Chirichella et al., 2021; Garel et al., 2011; Mason, Apollonio, et al., 2014).</w:delText>
        </w:r>
        <w:r w:rsidRPr="00244A3B" w:rsidDel="00581B1B">
          <w:rPr>
            <w:color w:val="auto"/>
          </w:rPr>
          <w:delText xml:space="preserve"> </w:delText>
        </w:r>
      </w:del>
      <w:del w:id="192" w:author="Giulia Masoero" w:date="2022-06-30T14:52:00Z">
        <w:r w:rsidRPr="00244A3B" w:rsidDel="00012A73">
          <w:rPr>
            <w:color w:val="auto"/>
          </w:rPr>
          <w:delText xml:space="preserve">Mountains, such as the Alps, have been identified as climate change hotspots </w:delText>
        </w:r>
        <w:r w:rsidR="00581B1B" w:rsidRPr="00244A3B" w:rsidDel="00012A73">
          <w:rPr>
            <w:color w:val="auto"/>
          </w:rPr>
          <w:fldChar w:fldCharType="begin"/>
        </w:r>
        <w:r w:rsidR="00581B1B" w:rsidRPr="00244A3B" w:rsidDel="00012A73">
          <w:rPr>
            <w:color w:val="auto"/>
          </w:rPr>
          <w:delInstrText xml:space="preserve"> ADDIN ZOTERO_ITEM CSL_CITATION {"citationID":"FHrYVSz7","properties":{"formattedCitation":"(Turco et al. 2015)","plainCitation":"(Turco et al. 2015)","noteIndex":0},"citationItems":[{"id":3535,"uris":["http://zotero.org/users/3388363/items/PUHCLV5D"],"itemData":{"id":3535,"type":"article-journal","abstract":"AbstractWe quantify climate change hotspots from observations, taking into account the differences in precipitation and temperature statistics (mean, variability, and extremes) between 1981–2010 and 1951–1980. Areas in the Amazon, the Sahel, tropical West Africa, Indonesia, and central eastern Asia emerge as primary observed hotspots. The main contributing factors are the global increase in mean temperatures, the intensification of extreme hot-season occurrence in low-latitude regions and the decrease of precipitation over central Africa. Temperature and precipitation variability have been substantially stable over the past decades, with only a few areas showing significant changes against the background climate variability. The regions identified from the observations are remarkably similar to those defined from projections of global climate models under a “business-as-usual” scenario, indicating that climate change hotspots are robust and persistent over time. These results provide a useful background to develop global policy decisions on adaptation and mitigation priorities over near-time horizons.","container-title":"Geophysical Research Letters","DOI":"10.1002/2015GL063891","ISSN":"1944-8007","issue":"9","language":"en","note":"_eprint: https://onlinelibrary.wiley.com/doi/pdf/10.1002/2015GL063891","page":"3521-3528","source":"Wiley Online Library","title":"Observed climate change hotspots","volume":"42","author":[{"family":"Turco","given":"M."},{"family":"Palazzi","given":"E."},{"family":"Hardenberg","given":"J.","non-dropping-particle":"von"},{"family":"Provenzale","given":"A."}],"issued":{"date-parts":[["2015"]]},"citation-key":"turcoObservedClimateChange2015"}}],"schema":"https://github.com/citation-style-language/schema/raw/master/csl-citation.json"} </w:delInstrText>
        </w:r>
        <w:r w:rsidR="00581B1B" w:rsidRPr="00244A3B" w:rsidDel="00012A73">
          <w:rPr>
            <w:color w:val="auto"/>
          </w:rPr>
          <w:fldChar w:fldCharType="separate"/>
        </w:r>
        <w:r w:rsidR="00581B1B" w:rsidRPr="00244A3B" w:rsidDel="00012A73">
          <w:rPr>
            <w:noProof/>
            <w:color w:val="auto"/>
          </w:rPr>
          <w:delText>(Turco et al. 2015)</w:delText>
        </w:r>
        <w:r w:rsidR="00581B1B" w:rsidRPr="00244A3B" w:rsidDel="00012A73">
          <w:rPr>
            <w:color w:val="auto"/>
          </w:rPr>
          <w:fldChar w:fldCharType="end"/>
        </w:r>
      </w:del>
      <w:del w:id="193" w:author="Giulia Masoero" w:date="2022-06-29T16:18:00Z">
        <w:r w:rsidRPr="00244A3B" w:rsidDel="00581B1B">
          <w:rPr>
            <w:color w:val="auto"/>
          </w:rPr>
          <w:delText>(Turco et al., 2015)</w:delText>
        </w:r>
      </w:del>
      <w:del w:id="194" w:author="Giulia Masoero" w:date="2022-06-30T14:52:00Z">
        <w:r w:rsidRPr="00244A3B" w:rsidDel="00012A73">
          <w:rPr>
            <w:color w:val="auto"/>
          </w:rPr>
          <w:delText xml:space="preserve">. By the end of the past century, the temperatures in the Alps have increased by more than twice the global average </w:delText>
        </w:r>
      </w:del>
      <w:del w:id="195" w:author="Giulia Masoero" w:date="2022-06-29T16:18:00Z">
        <w:r w:rsidRPr="00244A3B" w:rsidDel="00E809D2">
          <w:rPr>
            <w:color w:val="auto"/>
          </w:rPr>
          <w:delText xml:space="preserve">(Böhm et al., 2001) </w:delText>
        </w:r>
      </w:del>
      <w:del w:id="196" w:author="Giulia Masoero" w:date="2022-06-30T14:52:00Z">
        <w:r w:rsidR="00581B1B" w:rsidRPr="00244A3B" w:rsidDel="00012A73">
          <w:rPr>
            <w:color w:val="auto"/>
          </w:rPr>
          <w:fldChar w:fldCharType="begin"/>
        </w:r>
        <w:r w:rsidR="00E809D2" w:rsidRPr="00244A3B" w:rsidDel="00012A73">
          <w:rPr>
            <w:color w:val="auto"/>
          </w:rPr>
          <w:delInstrText xml:space="preserve"> ADDIN ZOTERO_ITEM CSL_CITATION {"citationID":"pSwvuPhS","properties":{"formattedCitation":"(B\\uc0\\u246{}hm et al. 2001)","plainCitation":"(Böhm et al. 2001)","noteIndex":0},"citationItems":[{"id":3446,"uris":["http://zotero.org/users/3388363/items/U3A9V6KA"],"itemData":{"id":3446,"type":"article-journal","abstract":"This paper investigates temperature variability in the Alps and their surroundings based on 97 instrumental series of monthly mean temperatures. A discussion of the initial homogenizing procedure illustrates its advantages and risks. A comparison of the homogenized series with the original series clearly shows the necessity to homogenize. Each of the original series had breaks (an average of five per series) and the mean of all series was systematically biased by non-climatic noise. This noise has subdued the long-term amplitude of the temperature evolution in the region by 0.5 K. The relatively high spatial resolution of the data enabled a regionalization within the study area of 680 000 km2 into six sub-regions based on principal component analysis of the monthly series. Long-term temperature evolution proved to be highly similar across the region—thus making a mean series (averaged over all 97 single series) representative of the study area. Trend analysis (based on progressive forward and backward Mann–Kendall statistics and on progressive analysis of linear regression coefficients) was performed on seasonal and annual series. The results diverge from those of global datasets. This is mainly due to the extension of the 240-year Alpine dataset by 100 years prior to the mid-19th century, and also due to the advantages of a dense and homogenized regional dataset. The long-term features include an initial decrease of the annual and seasonal series to a minimum followed by a positive trend until 1998. The minima are 1890 for the entire year and winter, 1840 for spring and 1920 for summer and autumn, respectively. The initial decreasing trend is more evident in spring and summer, less in autumn and smallest in winter. The mean annual temperature increase since 1890 in the Alps is 1.1 K, which is twice as much as the 0.55 K in the respective grid boxes of the most frequently used global dataset of the Climatic Research Unit (CRU), University of East Anglia. To enable an easier and more systematic handling of the dataset, these data have been interpolated to a 1°×1° longitude–latitude grid. The 105 low-elevation and 16 high-elevation grid point series are widely available without restrictions for scientific research and can be obtained from the authors. Copyright © 2001 Royal Meteorological Society","container-title":"International Journal of Climatology","DOI":"10.1002/joc.689","ISSN":"1097-0088","issue":"14","language":"en","note":"_eprint: https://onlinelibrary.wiley.com/doi/pdf/10.1002/joc.689","page":"1779-1801","source":"Wiley Online Library","title":"Regional temperature variability in the European Alps: 1760–1998 from homogenized instrumental time series","title-short":"Regional temperature variability in the European Alps","volume":"21","author":[{"family":"Böhm","given":"Reinhard"},{"family":"Auer","given":"Ingeborg"},{"family":"Brunetti","given":"Michele"},{"family":"Maugeri","given":"Maurizio"},{"family":"Nanni","given":"Teresa"},{"family":"Schöner","given":"Wolfgang"}],"issued":{"date-parts":[["2001"]]},"citation-key":"bohmRegionalTemperatureVariability2001"}}],"schema":"https://github.com/citation-style-language/schema/raw/master/csl-citation.json"} </w:delInstrText>
        </w:r>
        <w:r w:rsidR="00581B1B" w:rsidRPr="00244A3B" w:rsidDel="00012A73">
          <w:rPr>
            <w:color w:val="auto"/>
          </w:rPr>
          <w:fldChar w:fldCharType="separate"/>
        </w:r>
        <w:r w:rsidR="00E809D2" w:rsidRPr="00244A3B" w:rsidDel="00012A73">
          <w:rPr>
            <w:color w:val="auto"/>
          </w:rPr>
          <w:delText>(Böhm et al. 2001)</w:delText>
        </w:r>
        <w:r w:rsidR="00581B1B" w:rsidRPr="00244A3B" w:rsidDel="00012A73">
          <w:rPr>
            <w:color w:val="auto"/>
          </w:rPr>
          <w:fldChar w:fldCharType="end"/>
        </w:r>
        <w:r w:rsidRPr="00244A3B" w:rsidDel="00012A73">
          <w:rPr>
            <w:color w:val="auto"/>
          </w:rPr>
          <w:delText>and they are expected to keep rising by 0.25℃ per decade until the middle of the 21st century</w:delText>
        </w:r>
        <w:r w:rsidR="00E809D2" w:rsidRPr="00244A3B" w:rsidDel="00012A73">
          <w:rPr>
            <w:color w:val="auto"/>
          </w:rPr>
          <w:fldChar w:fldCharType="begin"/>
        </w:r>
        <w:r w:rsidR="00E809D2" w:rsidRPr="00244A3B" w:rsidDel="00012A73">
          <w:rPr>
            <w:color w:val="auto"/>
          </w:rPr>
          <w:delInstrText xml:space="preserve"> ADDIN ZOTERO_ITEM CSL_CITATION {"citationID":"F9dZtGrf","properties":{"formattedCitation":"(Gobiet et al. 2014)","plainCitation":"(Gobiet et al. 2014)","noteIndex":0},"citationItems":[{"id":3479,"uris":["http://zotero.org/users/3388363/items/UAHJG8NC"],"itemData":{"id":3479,"type":"article-journal","abstract":"Reliable estimates of future climate change in the Alps are relevant for large parts of the European society. At the same time, the complex Alpine region poses considerable challenges to climate models, which translate to uncertainties in the climate projections. Against this background, the present study reviews the state-of-knowledge about 21st century climate change in the Alps based on existing literature and additional analyses. In particular, it explicitly considers the reliability and uncertainty of climate projections. Results show that besides Alpine temperatures, also precipitation, global radiation, relative humidity, and closely related impacts like floods, droughts, snow cover, and natural hazards will be affected by global warming. Under the A1B emission scenario, about 0.25°C warming per decade until the mid of the 21st century and accelerated 0.36°C warming per decade in the second half of the century is expected. Warming will probably be associated with changes in the seasonality of precipitation, global radiation, and relative humidity, and more intense precipitation extremes and flooding potential in the colder part of the year. The conditions of currently record breaking warm or hot winter or summer seasons, respectively, may become normal at the end of the 21st century, and there is indication for droughts to become more severe in the future. Snow cover is expected to drastically decrease below 1500–2000m and natural hazards related to glacier and permafrost retreat are expected to become more frequent. Such changes in climatic parameters and related quantities will have considerable impact on ecosystems and society and will challenge their adaptive capabilities.","container-title":"Science of The Total Environment","DOI":"10.1016/j.scitotenv.2013.07.050","ISSN":"0048-9697","journalAbbreviation":"Science of The Total Environment","language":"en","page":"1138-1151","source":"ScienceDirect","title":"21st century climate change in the European Alps—A review","volume":"493","author":[{"family":"Gobiet","given":"Andreas"},{"family":"Kotlarski","given":"Sven"},{"family":"Beniston","given":"Martin"},{"family":"Heinrich","given":"Georg"},{"family":"Rajczak","given":"Jan"},{"family":"Stoffel","given":"Markus"}],"issued":{"date-parts":[["2014",9,15]]},"citation-key":"gobiet21stCenturyClimate2014"}}],"schema":"https://github.com/citation-style-language/schema/raw/master/csl-citation.json"} </w:delInstrText>
        </w:r>
        <w:r w:rsidR="00E809D2" w:rsidRPr="00244A3B" w:rsidDel="00012A73">
          <w:rPr>
            <w:color w:val="auto"/>
          </w:rPr>
          <w:fldChar w:fldCharType="separate"/>
        </w:r>
        <w:r w:rsidR="00E809D2" w:rsidRPr="00244A3B" w:rsidDel="00012A73">
          <w:rPr>
            <w:noProof/>
            <w:color w:val="auto"/>
          </w:rPr>
          <w:delText>(Gobiet et al. 2014)</w:delText>
        </w:r>
        <w:r w:rsidR="00E809D2" w:rsidRPr="00244A3B" w:rsidDel="00012A73">
          <w:rPr>
            <w:color w:val="auto"/>
          </w:rPr>
          <w:fldChar w:fldCharType="end"/>
        </w:r>
      </w:del>
      <w:del w:id="197" w:author="Giulia Masoero" w:date="2022-06-29T16:18:00Z">
        <w:r w:rsidR="00E809D2" w:rsidRPr="00244A3B" w:rsidDel="00E809D2">
          <w:rPr>
            <w:color w:val="auto"/>
          </w:rPr>
          <w:delText>og</w:delText>
        </w:r>
        <w:r w:rsidRPr="00244A3B" w:rsidDel="00E809D2">
          <w:rPr>
            <w:color w:val="auto"/>
          </w:rPr>
          <w:delText xml:space="preserve"> (Gobiet et al., 2014)</w:delText>
        </w:r>
      </w:del>
      <w:del w:id="198" w:author="Giulia Masoero" w:date="2022-06-30T14:52:00Z">
        <w:r w:rsidRPr="00244A3B" w:rsidDel="00012A73">
          <w:rPr>
            <w:color w:val="auto"/>
          </w:rPr>
          <w:delText xml:space="preserve">. </w:delText>
        </w:r>
        <w:r w:rsidRPr="00244A3B" w:rsidDel="00012A73">
          <w:rPr>
            <w:color w:val="auto"/>
            <w:highlight w:val="yellow"/>
            <w:rPrChange w:id="199" w:author="Giulia Masoero" w:date="2022-07-01T17:21:00Z">
              <w:rPr>
                <w:color w:val="auto"/>
              </w:rPr>
            </w:rPrChange>
          </w:rPr>
          <w:delText>However, the long-term effect of abiotic factors, such as ambient temperature, on whole populations, adapted to cold climate environments, is still poorly understood.</w:delText>
        </w:r>
        <w:r w:rsidRPr="00244A3B" w:rsidDel="00012A73">
          <w:rPr>
            <w:color w:val="auto"/>
          </w:rPr>
          <w:delText xml:space="preserve"> </w:delText>
        </w:r>
      </w:del>
      <w:del w:id="200" w:author="Giulia Masoero" w:date="2022-07-01T17:12:00Z">
        <w:r w:rsidR="0074524B" w:rsidRPr="00244A3B" w:rsidDel="00E8024E">
          <w:rPr>
            <w:color w:val="auto"/>
          </w:rPr>
          <w:fldChar w:fldCharType="begin"/>
        </w:r>
        <w:r w:rsidR="00E8024E" w:rsidRPr="00244A3B" w:rsidDel="00E8024E">
          <w:rPr>
            <w:color w:val="auto"/>
          </w:rPr>
          <w:delInstrText xml:space="preserve"> ADDIN ZOTERO_ITEM CSL_CITATION {"citationID":"sGaIWbXL","properties":{"formattedCitation":"(Rughetti and Festa-Bianchet 2012)","plainCitation":"(Rughetti and Festa-Bianchet 2012)","noteIndex":0},"citationItems":[{"id":3523,"uris":["http://zotero.org/users/3388363/items/AUBWR9MN"],"itemData":{"id":3523,"type":"article-journal","abstract":"Environmental change, including global warming, can lead to directional changes over time in phenotypic traits such as sex- and age-specific body mass. We evaluated the potential short-term effects of a series of hot and dry springs and early summers on mass of yearling chamois (Rupicapra rupicapra) in 2 populations in the western Alps. Yearling mass decreased in both populations over the study period, but much of this decline seemed to originate from a sharp drop in 2003, after which body mass remained low. Our analysis suggested that this decrease was caused by the additive effects of warm springs and summers over the first 2 years of life. The mass of adult chamois also decreased over time. These results suggest that ongoing warming in the Alps could be a selective pressure on the life history and reproductive strategies of wild ungulates.","container-title":"Journal of Mammalogy","DOI":"10.1644/11-MAMM-A-402.1","ISSN":"0022-2372","issue":"5","journalAbbreviation":"Journal of Mammalogy","page":"1301-1307","source":"Silverchair","title":"Effects of spring-summer temperature on body mass of chamois","volume":"93","author":[{"family":"Rughetti","given":"Marco"},{"family":"Festa-Bianchet","given":"Marco"}],"issued":{"date-parts":[["2012",10,19]]},"citation-key":"rughettiEffectsSpringsummerTemperature2012a"}}],"schema":"https://github.com/citation-style-language/schema/raw/master/csl-citation.json"} </w:delInstrText>
        </w:r>
        <w:r w:rsidR="0074524B" w:rsidRPr="00244A3B" w:rsidDel="00E8024E">
          <w:rPr>
            <w:color w:val="auto"/>
          </w:rPr>
          <w:fldChar w:fldCharType="separate"/>
        </w:r>
        <w:r w:rsidR="00E8024E" w:rsidRPr="00244A3B" w:rsidDel="00E8024E">
          <w:rPr>
            <w:noProof/>
            <w:color w:val="auto"/>
          </w:rPr>
          <w:delText>(Rughetti and Festa-Bianchet 2012)</w:delText>
        </w:r>
        <w:r w:rsidR="0074524B" w:rsidRPr="00244A3B" w:rsidDel="00E8024E">
          <w:rPr>
            <w:color w:val="auto"/>
          </w:rPr>
          <w:fldChar w:fldCharType="end"/>
        </w:r>
      </w:del>
      <w:del w:id="201" w:author="Giulia Masoero" w:date="2022-07-01T17:06:00Z">
        <w:r w:rsidR="0074524B" w:rsidRPr="00244A3B" w:rsidDel="0074524B">
          <w:rPr>
            <w:color w:val="auto"/>
          </w:rPr>
          <w:fldChar w:fldCharType="begin"/>
        </w:r>
        <w:r w:rsidR="0074524B" w:rsidRPr="00244A3B" w:rsidDel="0074524B">
          <w:rPr>
            <w:color w:val="auto"/>
          </w:rPr>
          <w:delInstrText xml:space="preserve"> ADDIN ZOTERO_ITEM CSL_CITATION {"citationID":"H7ma2OZh","properties":{"formattedCitation":"(Reiner et al. 2021)","plainCitation":"(Reiner et al. 2021)","noteIndex":0},"citationItems":[{"id":3619,"uris":["http://zotero.org/users/3388363/items/S9Z3BCJ5"],"itemData":{"id":3619,"type":"article-journal","abstract":"Climate change is known to affect key life-history traits, such as body mass, reproduction, and survival in many species. Animal populations inhabiting mountain habitats are adapted to extreme seasonal environmental conditions but are also expected to be especially vulnerable to climate change. Studies on mountain ungulates typically focus on populations or sections of populations living above the tree line, whereas populations inhabiting forested habitats are largely understudied. Here, we investigate whether forested areas can mitigate the impact of climatic change on life-history traits by evaluating the interactive effects of temperature and habitat characteristics on body mass variation in the Alpine chamois Rupicapra rupicapra rupicapra. We examined data of 20,573 yearling chamois collected from 1993 to 2019 in 28 mountain ranges in the Austrian Eastern Alps, characterized by different proportion of forest cover. Our results show that the temporal decline of chamois body mass is less pronounced in areas with greater proportion of forest cover. For chamois living in forest habitats only, no significant temporal change in body mass was detected. Variation in body mass was affected by the interaction between density and snow cover, as well as by the interaction between spring temperatures and forest cover, supporting the role of forests as thermal buffer against the effects of increasing temperatures on life-history traits in a mountain ungulate. In turn, this study suggests a buffering effect of forests against climate change impacts. Assessments of the consequences of climate change on the life-history traits and population dynamics of mountain-dwelling species should thus consider the plasticity of the species with respect to the use and availability of different habitat types.","container-title":"Global Change Biology","DOI":"10.1111/gcb.15711","ISSN":"1365-2486","issue":"16","language":"en","note":"_eprint: https://onlinelibrary.wiley.com/doi/pdf/10.1111/gcb.15711","page":"3741-3752","source":"Wiley Online Library","title":"Forests buffer the climate-induced decline of body mass in a mountain herbivore","volume":"27","author":[{"family":"Reiner","given":"Rudolf"},{"family":"Zedrosser","given":"Andreas"},{"family":"Zeiler","given":"Hubert"},{"family":"Hackländer","given":"Klaus"},{"family":"Corlatti","given":"Luca"}],"issued":{"date-parts":[["2021"]]},"citation-key":"reinerForestsBufferClimateinduced2021"}}],"schema":"https://github.com/citation-style-language/schema/raw/master/csl-citation.json"} </w:delInstrText>
        </w:r>
        <w:r w:rsidR="0074524B" w:rsidRPr="00244A3B" w:rsidDel="0074524B">
          <w:rPr>
            <w:color w:val="auto"/>
          </w:rPr>
          <w:fldChar w:fldCharType="separate"/>
        </w:r>
        <w:r w:rsidR="0074524B" w:rsidRPr="00244A3B" w:rsidDel="0074524B">
          <w:rPr>
            <w:noProof/>
            <w:color w:val="auto"/>
          </w:rPr>
          <w:delText>(Reiner et al. 2021)</w:delText>
        </w:r>
        <w:r w:rsidR="0074524B" w:rsidRPr="00244A3B" w:rsidDel="0074524B">
          <w:rPr>
            <w:color w:val="auto"/>
          </w:rPr>
          <w:fldChar w:fldCharType="end"/>
        </w:r>
      </w:del>
      <w:del w:id="202" w:author="Giulia Masoero" w:date="2022-07-01T17:12:00Z">
        <w:r w:rsidR="0074524B" w:rsidRPr="00244A3B" w:rsidDel="00E8024E">
          <w:rPr>
            <w:color w:val="auto"/>
          </w:rPr>
          <w:fldChar w:fldCharType="begin"/>
        </w:r>
        <w:r w:rsidR="0074524B" w:rsidRPr="00244A3B" w:rsidDel="00E8024E">
          <w:rPr>
            <w:color w:val="auto"/>
          </w:rPr>
          <w:delInstrText xml:space="preserve"> ADDIN ZOTERO_ITEM CSL_CITATION {"citationID":"7DgxWCi6","properties":{"formattedCitation":"(Mason et al. 2014; Reiner et al. 2021)","plainCitation":"(Mason et al. 2014; Reiner et al. 2021)","noteIndex":0},"citationItems":[{"id":3502,"uris":["http://zotero.org/users/3388363/items/UI3IDL3Q"],"itemData":{"id":3502,"type":"article-journal","abstract":"Climate and environmental change have driven widespread changes in body size, particularly declines, across a range of taxonomic groups in recent decades. Size declines could substantially impact on the functioning of ecosystems. To date, most studies suggest that temporal trends in size have resulted indirectly from climate change modifying resource availability and quality, affecting the ability of individuals to acquire resources and grow.","container-title":"Frontiers in Zoology","DOI":"10.1186/s12983-014-0069-6","ISSN":"1742-9994","issue":"1","journalAbbreviation":"Frontiers in Zoology","page":"69","source":"BioMed Central","title":"Environmental change and long-term body mass declines in an alpine mammal","volume":"11","author":[{"family":"Mason","given":"Tom HE"},{"family":"Apollonio","given":"Marco"},{"family":"Chirichella","given":"Roberta"},{"family":"Willis","given":"Stephen G."},{"family":"Stephens","given":"Philip A."}],"issued":{"date-parts":[["2014",9,27]]},"citation-key":"masonEnvironmentalChangeLongterm2014"}},{"id":3619,"uris":["http://zotero.org/users/3388363/items/S9Z3BCJ5"],"itemData":{"id":3619,"type":"article-journal","abstract":"Climate change is known to affect key life-history traits, such as body mass, reproduction, and survival in many species. Animal populations inhabiting mountain habitats are adapted to extreme seasonal environmental conditions but are also expected to be especially vulnerable to climate change. Studies on mountain ungulates typically focus on populations or sections of populations living above the tree line, whereas populations inhabiting forested habitats are largely understudied. Here, we investigate whether forested areas can mitigate the impact of climatic change on life-history traits by evaluating the interactive effects of temperature and habitat characteristics on body mass variation in the Alpine chamois Rupicapra rupicapra rupicapra. We examined data of 20,573 yearling chamois collected from 1993 to 2019 in 28 mountain ranges in the Austrian Eastern Alps, characterized by different proportion of forest cover. Our results show that the temporal decline of chamois body mass is less pronounced in areas with greater proportion of forest cover. For chamois living in forest habitats only, no significant temporal change in body mass was detected. Variation in body mass was affected by the interaction between density and snow cover, as well as by the interaction between spring temperatures and forest cover, supporting the role of forests as thermal buffer against the effects of increasing temperatures on life-history traits in a mountain ungulate. In turn, this study suggests a buffering effect of forests against climate change impacts. Assessments of the consequences of climate change on the life-history traits and population dynamics of mountain-dwelling species should thus consider the plasticity of the species with respect to the use and availability of different habitat types.","container-title":"Global Change Biology","DOI":"10.1111/gcb.15711","ISSN":"1365-2486","issue":"16","language":"en","note":"_eprint: https://onlinelibrary.wiley.com/doi/pdf/10.1111/gcb.15711","page":"3741-3752","source":"Wiley Online Library","title":"Forests buffer the climate-induced decline of body mass in a mountain herbivore","volume":"27","author":[{"family":"Reiner","given":"Rudolf"},{"family":"Zedrosser","given":"Andreas"},{"family":"Zeiler","given":"Hubert"},{"family":"Hackländer","given":"Klaus"},{"family":"Corlatti","given":"Luca"}],"issued":{"date-parts":[["2021"]]},"citation-key":"reinerForestsBufferClimateinduced2021"}}],"schema":"https://github.com/citation-style-language/schema/raw/master/csl-citation.json"} </w:delInstrText>
        </w:r>
        <w:r w:rsidR="0074524B" w:rsidRPr="00244A3B" w:rsidDel="00E8024E">
          <w:rPr>
            <w:color w:val="auto"/>
          </w:rPr>
          <w:fldChar w:fldCharType="separate"/>
        </w:r>
        <w:r w:rsidR="0074524B" w:rsidRPr="00244A3B" w:rsidDel="00E8024E">
          <w:rPr>
            <w:noProof/>
            <w:color w:val="auto"/>
          </w:rPr>
          <w:delText>(Mason et al. 2014; Reiner et al. 2021)</w:delText>
        </w:r>
        <w:r w:rsidR="0074524B" w:rsidRPr="00244A3B" w:rsidDel="00E8024E">
          <w:rPr>
            <w:color w:val="auto"/>
          </w:rPr>
          <w:fldChar w:fldCharType="end"/>
        </w:r>
        <w:r w:rsidR="00E8024E" w:rsidRPr="00244A3B" w:rsidDel="00E8024E">
          <w:rPr>
            <w:color w:val="auto"/>
          </w:rPr>
          <w:fldChar w:fldCharType="begin"/>
        </w:r>
        <w:r w:rsidR="00E8024E" w:rsidRPr="00244A3B" w:rsidDel="00E8024E">
          <w:rPr>
            <w:color w:val="auto"/>
          </w:rPr>
          <w:delInstrText xml:space="preserve"> ADDIN ZOTERO_ITEM CSL_CITATION {"citationID":"Zjvxp7Ra","properties":{"formattedCitation":"(Rughetti and Festa-Bianchet 2012)","plainCitation":"(Rughetti and Festa-Bianchet 2012)","noteIndex":0},"citationItems":[{"id":3523,"uris":["http://zotero.org/users/3388363/items/AUBWR9MN"],"itemData":{"id":3523,"type":"article-journal","abstract":"Environmental change, including global warming, can lead to directional changes over time in phenotypic traits such as sex- and age-specific body mass. We evaluated the potential short-term effects of a series of hot and dry springs and early summers on mass of yearling chamois (Rupicapra rupicapra) in 2 populations in the western Alps. Yearling mass decreased in both populations over the study period, but much of this decline seemed to originate from a sharp drop in 2003, after which body mass remained low. Our analysis suggested that this decrease was caused by the additive effects of warm springs and summers over the first 2 years of life. The mass of adult chamois also decreased over time. These results suggest that ongoing warming in the Alps could be a selective pressure on the life history and reproductive strategies of wild ungulates.","container-title":"Journal of Mammalogy","DOI":"10.1644/11-MAMM-A-402.1","ISSN":"0022-2372","issue":"5","journalAbbreviation":"Journal of Mammalogy","page":"1301-1307","source":"Silverchair","title":"Effects of spring-summer temperature on body mass of chamois","volume":"93","author":[{"family":"Rughetti","given":"Marco"},{"family":"Festa-Bianchet","given":"Marco"}],"issued":{"date-parts":[["2012",10,19]]},"citation-key":"rughettiEffectsSpringsummerTemperature2012a"}}],"schema":"https://github.com/citation-style-language/schema/raw/master/csl-citation.json"} </w:delInstrText>
        </w:r>
        <w:r w:rsidR="00E8024E" w:rsidRPr="00244A3B" w:rsidDel="00E8024E">
          <w:rPr>
            <w:color w:val="auto"/>
          </w:rPr>
          <w:fldChar w:fldCharType="separate"/>
        </w:r>
        <w:r w:rsidR="00E8024E" w:rsidRPr="00244A3B" w:rsidDel="00E8024E">
          <w:rPr>
            <w:noProof/>
            <w:color w:val="auto"/>
          </w:rPr>
          <w:delText>(Rughetti and Festa-Bianchet 2012)</w:delText>
        </w:r>
        <w:r w:rsidR="00E8024E" w:rsidRPr="00244A3B" w:rsidDel="00E8024E">
          <w:rPr>
            <w:color w:val="auto"/>
          </w:rPr>
          <w:fldChar w:fldCharType="end"/>
        </w:r>
      </w:del>
      <w:ins w:id="203" w:author="Giulia Masoero" w:date="2022-06-30T17:36:00Z">
        <w:r w:rsidR="000C5FFD" w:rsidRPr="00244A3B">
          <w:rPr>
            <w:color w:val="auto"/>
            <w:highlight w:val="cyan"/>
            <w:rPrChange w:id="204" w:author="Giulia Masoero" w:date="2022-07-01T17:21:00Z">
              <w:rPr>
                <w:color w:val="auto"/>
              </w:rPr>
            </w:rPrChange>
          </w:rPr>
          <w:t xml:space="preserve">THIS PARAGRAPH needs to be divided between here and the </w:t>
        </w:r>
        <w:proofErr w:type="spellStart"/>
        <w:r w:rsidR="000C5FFD" w:rsidRPr="00244A3B">
          <w:rPr>
            <w:color w:val="auto"/>
            <w:highlight w:val="cyan"/>
            <w:rPrChange w:id="205" w:author="Giulia Masoero" w:date="2022-07-01T17:21:00Z">
              <w:rPr>
                <w:color w:val="auto"/>
              </w:rPr>
            </w:rPrChange>
          </w:rPr>
          <w:t>matmet</w:t>
        </w:r>
      </w:ins>
      <w:proofErr w:type="spellEnd"/>
    </w:p>
    <w:p w14:paraId="2A62A4D1" w14:textId="77777777" w:rsidR="001927DC" w:rsidRDefault="00294694" w:rsidP="00244A3B">
      <w:pPr>
        <w:pStyle w:val="Default"/>
        <w:spacing w:before="120" w:after="120"/>
        <w:ind w:firstLine="426"/>
        <w:rPr>
          <w:ins w:id="206" w:author="Giulia Masoero" w:date="2022-07-01T17:31:00Z"/>
          <w:color w:val="auto"/>
        </w:rPr>
      </w:pPr>
      <w:del w:id="207" w:author="Giulia Masoero" w:date="2022-07-01T17:31:00Z">
        <w:r w:rsidRPr="00244A3B" w:rsidDel="001927DC">
          <w:rPr>
            <w:color w:val="auto"/>
          </w:rPr>
          <w:delText>The key growing periods during the early life of ungulates are the gestation period, lactation period, and juvenile period</w:delText>
        </w:r>
        <w:r w:rsidR="00E809D2" w:rsidRPr="00244A3B" w:rsidDel="001927DC">
          <w:rPr>
            <w:color w:val="auto"/>
          </w:rPr>
          <w:fldChar w:fldCharType="begin"/>
        </w:r>
        <w:r w:rsidR="00E809D2" w:rsidRPr="00244A3B" w:rsidDel="001927DC">
          <w:rPr>
            <w:color w:val="auto"/>
          </w:rPr>
          <w:delInstrText xml:space="preserve"> ADDIN ZOTERO_ITEM CSL_CITATION {"citationID":"RuyESd8z","properties":{"formattedCitation":"(Robbins and Robbins 1979)","plainCitation":"(Robbins and Robbins 1979)","noteIndex":0},"citationItems":[{"id":3521,"uris":["http://zotero.org/users/3388363/items/6PST4XBG"],"itemData":{"id":3521,"type":"article-journal","abstract":"Fetal growth rates, relative proportions of the gravid uterus, average maternal and neonatal weights, neonatal growth rates, and estimates of maternal milk production at the peak of lactation were summarized for species occupying many different environments throughout the world. Interspecific comparisons suggest that very basic controlling mechanisms produce similarities in fetal and neonatal growth of ungulates and subungulates. Fetal growth is a power function characteristic of the general mammalian pattern. Absolute fetal weight at birth increases curvilinearly, and relative fetal weight decreases as average, adult maternal weight increases. Interspecific variation in relative birth weight becomes much greater in smaller ungulates as the selective pressures to modify reproductive effort increase. The thermal environment may not be of paramount importance in determining relative birth size of temperate and arctic dwelling species. Maximum growth rates of maternally nursed neonates of different species increase in a very predictable curvilinear manner relative to maternal weight. Apparently the selective pressures of predation, hypothermia, and seasonal food restrictions have produced a relatively high uniform growth rate in the species examined. Peak milk production estimates reflect the general growth pattern relationships. Physiological limits to neonatal growth apparently limit neonatal milk consumption and maternal production when a single neonate is nursed by a lactating female having an ad libitum access to high quality feed. The implications of the findings concerning growth rates relevant to livestock selection by the animal scientist have been discussed.","container-title":"The American Naturalist","DOI":"10.1086/283456","ISSN":"0003-0147","issue":"1","note":"publisher: The University of Chicago Press","page":"101-116","source":"journals.uchicago.edu (Atypon)","title":"Fetal and Neonatal Growth Patterns and Maternal Reproductive Effort in Ungulates and Subungulates","volume":"114","author":[{"family":"Robbins","given":"Charles T."},{"family":"Robbins","given":"Barbara L."}],"issued":{"date-parts":[["1979",7]]},"citation-key":"robbinsFetalNeonatalGrowth1979"}}],"schema":"https://github.com/citation-style-language/schema/raw/master/csl-citation.json"} </w:delInstrText>
        </w:r>
        <w:r w:rsidR="00E809D2" w:rsidRPr="00244A3B" w:rsidDel="001927DC">
          <w:rPr>
            <w:color w:val="auto"/>
          </w:rPr>
          <w:fldChar w:fldCharType="separate"/>
        </w:r>
        <w:r w:rsidR="00E809D2" w:rsidRPr="00244A3B" w:rsidDel="001927DC">
          <w:rPr>
            <w:noProof/>
            <w:color w:val="auto"/>
          </w:rPr>
          <w:delText>(Robbins and Robbins 1979)</w:delText>
        </w:r>
        <w:r w:rsidR="00E809D2" w:rsidRPr="00244A3B" w:rsidDel="001927DC">
          <w:rPr>
            <w:color w:val="auto"/>
          </w:rPr>
          <w:fldChar w:fldCharType="end"/>
        </w:r>
      </w:del>
      <w:del w:id="208" w:author="Giulia Masoero" w:date="2022-06-29T16:19:00Z">
        <w:r w:rsidRPr="00244A3B" w:rsidDel="00E809D2">
          <w:rPr>
            <w:color w:val="auto"/>
          </w:rPr>
          <w:delText xml:space="preserve"> (Robbins &amp; Robbins, 1979)</w:delText>
        </w:r>
      </w:del>
      <w:del w:id="209" w:author="Giulia Masoero" w:date="2022-07-01T17:31:00Z">
        <w:r w:rsidRPr="00244A3B" w:rsidDel="001927DC">
          <w:rPr>
            <w:color w:val="auto"/>
          </w:rPr>
          <w:delText xml:space="preserve">. </w:delText>
        </w:r>
      </w:del>
      <w:r w:rsidRPr="00244A3B">
        <w:rPr>
          <w:color w:val="auto"/>
        </w:rPr>
        <w:t xml:space="preserve">Chamois are capital breeders. Therefore, climate change may affect the body reserves of mothers, which in turn may influence their ability to reproduce and can affect the growth of the offspring during gestation </w:t>
      </w:r>
      <w:r w:rsidR="00E809D2" w:rsidRPr="00244A3B">
        <w:rPr>
          <w:color w:val="auto"/>
        </w:rPr>
        <w:fldChar w:fldCharType="begin"/>
      </w:r>
      <w:r w:rsidR="00E809D2" w:rsidRPr="00244A3B">
        <w:rPr>
          <w:color w:val="auto"/>
        </w:rPr>
        <w:instrText xml:space="preserve"> ADDIN ZOTERO_ITEM CSL_CITATION {"citationID":"b7nFOuiU","properties":{"formattedCitation":"(Hansen 2009)","plainCitation":"(Hansen 2009)","noteIndex":0},"citationItems":[{"id":3484,"uris":["http://zotero.org/users/3388363/items/PHATJ3VA"],"itemData":{"id":3484,"type":"article-journal","abstract":"Heat stress can have large effects on most aspects of reproductive function in mammals. These include disruptions in spermatogenesis and oocyte development, oocyte maturation, early embryonic development, foetal and placental growth and lactation. These deleterious effects of heat stress are the result of either the hyperthermia associated with heat stress or the physiological adjustments made by the heat-stressed animal to regulate body temperature. Many effects of elevated temperature on gametes and the early embryo involve increased production of reactive oxygen species. Genetic adaptation to heat stress is possible both with respect to regulation of body temperature and cellular resistance to elevated temperature.","container-title":"Philosophical Transactions of the Royal Society B: Biological Sciences","DOI":"10.1098/rstb.2009.0131","issue":"1534","note":"publisher: Royal Society","page":"3341-3350","source":"royalsocietypublishing.org (Atypon)","title":"Effects of heat stress on mammalian reproduction","volume":"364","author":[{"family":"Hansen","given":"Peter J."}],"issued":{"date-parts":[["2009",11,27]]},"citation-key":"hansenEffectsHeatStress2009"}}],"schema":"https://github.com/citation-style-language/schema/raw/master/csl-citation.json"} </w:instrText>
      </w:r>
      <w:r w:rsidR="00E809D2" w:rsidRPr="00244A3B">
        <w:rPr>
          <w:color w:val="auto"/>
        </w:rPr>
        <w:fldChar w:fldCharType="separate"/>
      </w:r>
      <w:r w:rsidR="00E809D2" w:rsidRPr="00244A3B">
        <w:rPr>
          <w:noProof/>
          <w:color w:val="auto"/>
        </w:rPr>
        <w:t>(Hansen 2009)</w:t>
      </w:r>
      <w:r w:rsidR="00E809D2" w:rsidRPr="00244A3B">
        <w:rPr>
          <w:color w:val="auto"/>
        </w:rPr>
        <w:fldChar w:fldCharType="end"/>
      </w:r>
      <w:del w:id="210" w:author="Giulia Masoero" w:date="2022-06-29T16:19:00Z">
        <w:r w:rsidRPr="00244A3B" w:rsidDel="00E809D2">
          <w:rPr>
            <w:color w:val="auto"/>
          </w:rPr>
          <w:delText>(Hansen, 2009)</w:delText>
        </w:r>
      </w:del>
      <w:r w:rsidRPr="00244A3B">
        <w:rPr>
          <w:color w:val="auto"/>
        </w:rPr>
        <w:t xml:space="preserve">. After birth, </w:t>
      </w:r>
      <w:r w:rsidRPr="00244A3B">
        <w:rPr>
          <w:color w:val="auto"/>
          <w:highlight w:val="yellow"/>
          <w:rPrChange w:id="211" w:author="Giulia Masoero" w:date="2022-07-01T17:21:00Z">
            <w:rPr>
              <w:color w:val="auto"/>
            </w:rPr>
          </w:rPrChange>
        </w:rPr>
        <w:t>kids</w:t>
      </w:r>
      <w:r w:rsidRPr="00244A3B">
        <w:rPr>
          <w:color w:val="auto"/>
        </w:rPr>
        <w:t xml:space="preserve"> (the young of chamois) are being taken care of by their mothers until weaning which happens from three to six months after the kids are born </w:t>
      </w:r>
      <w:r w:rsidR="00E809D2" w:rsidRPr="00244A3B">
        <w:rPr>
          <w:color w:val="auto"/>
        </w:rPr>
        <w:fldChar w:fldCharType="begin"/>
      </w:r>
      <w:r w:rsidR="00E809D2" w:rsidRPr="00244A3B">
        <w:rPr>
          <w:color w:val="auto"/>
        </w:rPr>
        <w:instrText xml:space="preserve"> ADDIN ZOTERO_ITEM CSL_CITATION {"citationID":"WBdNblTD","properties":{"formattedCitation":"(Gaillard et al. 2000)","plainCitation":"(Gaillard et al. 2000)","noteIndex":0},"citationItems":[{"id":3466,"uris":["http://zotero.org/users/3388363/items/C43DTBQC"],"itemData":{"id":3466,"type":"article-journal","abstract":"In large-herbivore populations, environmental variation and density dependence co-occur and have similar effects on various fitness components. Our review aims to quantify the temporal variability of fitness components and examine how that variability affects changes in population growth rates. Regardless of the source of variation, adult female survival shows little year-to-year variation [coefficient of variation (CV &lt;10%)], fecundity of prime-aged females and yearling survival rates show moderate year-to-year variation (CV &lt;20%), and juvenile survival and fecundity of young females show strong variation (CV &gt;30%). Old females show senescence in both survival and reproduction. These patterns of variation are independent of differences in body mass, taxonomic group, and ecological conditions. Differences in levels of maternal care may fine-tune the temporal variation of early survival. The immature stage, despite a low relative impact on population growth rate compared with the adult stage, may be the critical component of population dynamics of large herbivores. Observed differences in temporal variation may be more important than estimated relative sensitivity or elasticity in determining the relative demographic impact of various fitness components.","container-title":"Annual Review of Ecology and Systematics","ISSN":"0066-4162","note":"publisher: Annual Reviews","page":"367-393","source":"JSTOR","title":"Temporal Variation in Fitness Components and Population Dynamics of Large Herbivores","volume":"31","author":[{"family":"Gaillard","given":"J.-M."},{"family":"Festa-Bianchet","given":"M."},{"family":"Yoccoz","given":"N. G."},{"family":"Loison","given":"A."},{"family":"Toigo","given":"C."}],"issued":{"date-parts":[["2000"]]},"citation-key":"gaillardTemporalVariationFitness2000"}}],"schema":"https://github.com/citation-style-language/schema/raw/master/csl-citation.json"} </w:instrText>
      </w:r>
      <w:r w:rsidR="00E809D2" w:rsidRPr="00244A3B">
        <w:rPr>
          <w:color w:val="auto"/>
        </w:rPr>
        <w:fldChar w:fldCharType="separate"/>
      </w:r>
      <w:r w:rsidR="00E809D2" w:rsidRPr="00244A3B">
        <w:rPr>
          <w:noProof/>
          <w:color w:val="auto"/>
        </w:rPr>
        <w:t>(Gaillard et al. 2000)</w:t>
      </w:r>
      <w:r w:rsidR="00E809D2" w:rsidRPr="00244A3B">
        <w:rPr>
          <w:color w:val="auto"/>
        </w:rPr>
        <w:fldChar w:fldCharType="end"/>
      </w:r>
      <w:del w:id="212" w:author="Giulia Masoero" w:date="2022-06-29T16:19:00Z">
        <w:r w:rsidRPr="00244A3B" w:rsidDel="00E809D2">
          <w:rPr>
            <w:color w:val="auto"/>
          </w:rPr>
          <w:delText>(Gaillard et al., 2000)</w:delText>
        </w:r>
      </w:del>
      <w:r w:rsidRPr="00244A3B">
        <w:rPr>
          <w:color w:val="auto"/>
        </w:rPr>
        <w:t>. This period may be important when examining the effect of climate change, as the ambient temperature has been found to strongly influence the milk production and the quality of milk in large and small mammals</w:t>
      </w:r>
      <w:ins w:id="213" w:author="Giulia Masoero" w:date="2022-06-29T16:19:00Z">
        <w:r w:rsidR="00E809D2" w:rsidRPr="00244A3B">
          <w:rPr>
            <w:color w:val="auto"/>
          </w:rPr>
          <w:t xml:space="preserve"> </w:t>
        </w:r>
      </w:ins>
      <w:r w:rsidR="00E809D2" w:rsidRPr="00244A3B">
        <w:rPr>
          <w:color w:val="auto"/>
        </w:rPr>
        <w:fldChar w:fldCharType="begin"/>
      </w:r>
      <w:r w:rsidR="004468A1" w:rsidRPr="00244A3B">
        <w:rPr>
          <w:color w:val="auto"/>
        </w:rPr>
        <w:instrText xml:space="preserve"> ADDIN ZOTERO_ITEM CSL_CITATION {"citationID":"XbZ4gT7p","properties":{"formattedCitation":"(Liu et al. 2019)","plainCitation":"(Liu et al. 2019)","noteIndex":0},"citationItems":[{"id":3501,"uris":["http://zotero.org/users/3388363/items/2CI5YNBB"],"itemData":{"id":3501,"type":"article-journal","container-title":"Asian-Australasian Journal of Animal Sciences","DOI":"10.5713/ajas.18.0743","ISSN":"1011-2367, 1976-5517","issue":"9","journalAbbreviation":"Asian-Australas J Anim Sci","language":"English","note":"publisher: Asian-Australasian Association of Animal Production Societies (AAAP) and Korean Society of Animal Science and Technology (KSAST)","page":"1332-1339","source":"www.animbiosci.org","title":"Effects of heat stress on body temperature, milk production, and reproduction in dairy cows: a novel idea for monitoring and evaluation of heat stress — A review","title-short":"Effects of heat stress on body temperature, milk production, and reproduction in dairy cows","volume":"32","author":[{"family":"Liu","given":"Jiangjing"},{"family":"Li","given":"Lanqi"},{"family":"Chen","given":"Xiaoli"},{"family":"Lu","given":"Yongqiang"},{"family":"Wang","given":"Dong"}],"issued":{"date-parts":[["2019",1,4]]},"citation-key":"liuEffectsHeatStress2019"}}],"schema":"https://github.com/citation-style-language/schema/raw/master/csl-citation.json"} </w:instrText>
      </w:r>
      <w:r w:rsidR="00E809D2" w:rsidRPr="00244A3B">
        <w:rPr>
          <w:color w:val="auto"/>
        </w:rPr>
        <w:fldChar w:fldCharType="separate"/>
      </w:r>
      <w:r w:rsidR="00E809D2" w:rsidRPr="00244A3B">
        <w:rPr>
          <w:noProof/>
          <w:color w:val="auto"/>
        </w:rPr>
        <w:t>(Liu et al. 2019)</w:t>
      </w:r>
      <w:r w:rsidR="00E809D2" w:rsidRPr="00244A3B">
        <w:rPr>
          <w:color w:val="auto"/>
        </w:rPr>
        <w:fldChar w:fldCharType="end"/>
      </w:r>
      <w:r w:rsidRPr="00244A3B">
        <w:rPr>
          <w:color w:val="auto"/>
        </w:rPr>
        <w:t xml:space="preserve"> (Liu et al., 2019</w:t>
      </w:r>
      <w:r w:rsidRPr="00244A3B">
        <w:rPr>
          <w:color w:val="auto"/>
          <w:highlight w:val="yellow"/>
          <w:rPrChange w:id="214" w:author="Giulia Masoero" w:date="2022-07-01T17:21:00Z">
            <w:rPr>
              <w:color w:val="auto"/>
            </w:rPr>
          </w:rPrChange>
        </w:rPr>
        <w:t>; Zhao et al., 2020)</w:t>
      </w:r>
      <w:r w:rsidRPr="00244A3B">
        <w:rPr>
          <w:color w:val="auto"/>
        </w:rPr>
        <w:t>. After the lactation period is over, juveniles start feeding on their own, which can make them more sensitive to climate change than adults</w:t>
      </w:r>
      <w:ins w:id="215" w:author="Giulia Masoero" w:date="2022-06-29T16:20:00Z">
        <w:r w:rsidR="00E809D2" w:rsidRPr="00244A3B">
          <w:rPr>
            <w:color w:val="auto"/>
          </w:rPr>
          <w:t xml:space="preserve"> </w:t>
        </w:r>
      </w:ins>
      <w:r w:rsidR="00E809D2" w:rsidRPr="00244A3B">
        <w:rPr>
          <w:color w:val="auto"/>
        </w:rPr>
        <w:fldChar w:fldCharType="begin"/>
      </w:r>
      <w:r w:rsidR="00E809D2" w:rsidRPr="00244A3B">
        <w:rPr>
          <w:color w:val="auto"/>
        </w:rPr>
        <w:instrText xml:space="preserve"> ADDIN ZOTERO_ITEM CSL_CITATION {"citationID":"lgcKcQy2","properties":{"formattedCitation":"(Chirichella et al. 2021)","plainCitation":"(Chirichella et al. 2021)","noteIndex":0},"citationItems":[{"id":3460,"uris":["http://zotero.org/users/3388363/items/HBEDDVJI"],"itemData":{"id":3460,"type":"article-journal","abstract":"Global climate change can affect animal ecology in numerous ways, but researchers usually emphasize undesirable consequences. Temperature increases, for instance, can induce direct physiological costs and indirect effects via mismatches in resource needs and availability. Species living in mountainous regions, however, could experience beneficial effects because winters might become less severe. We examined the potentially opposing effects of climate change during spring, summer, and winter on recruitment in Alpine chamois (Rupicapra rupicapra). We examined initial recruitment (i.e., the ratio of kids to adult females) and net recruitment (i.e., the ratio of yearlings to adult females) of Alpine chamois through the use of linear mixed effects models and data from block count censuses performed across a 1,500-km2 study area in the Italian Alps during summer from 2001 to 2015. Initial recruitment was relatively resistant to the effects of climate change, declining slightly over the study period. We suggest that the effects of increased forage availability and lower snow cover in winter may benefit the reproductive output of adult females, compensating for any negative effects of trophic mismatch and higher temperatures during summer. By contrast, net recruitment strongly declined throughout the study period, consistent with the slight decline of initial recruitment and the negative effects of increasing summer temperatures on the survival of kids during their first winter. These negative effects seemed to outweigh positive effects of climate change, even in a species strongly challenged by winter conditions. These findings provide important information for hunted populations; setting more appropriate hunting bags for yearling chamois should be considered. The ecological plasticity of the chamois, which also inhabits low altitudes, may allow a possible evolutionary escape for the species. © 2020 The Wildlife Society.","container-title":"The Journal of Wildlife Management","DOI":"10.1002/jwmg.21962","ISSN":"1937-2817","issue":"1","language":"en","note":"_eprint: https://onlinelibrary.wiley.com/doi/pdf/10.1002/jwmg.21962","page":"109-120","source":"Wiley Online Library","title":"Contrasting Effects of Climate Change on Alpine Chamois","volume":"85","author":[{"family":"Chirichella","given":"Roberta"},{"family":"Stephens","given":"Philip A."},{"family":"Mason","given":"Tom H. E."},{"family":"Apollonio","given":"Marco"}],"issued":{"date-parts":[["2021"]]},"citation-key":"chirichellaContrastingEffectsClimate2021"}}],"schema":"https://github.com/citation-style-language/schema/raw/master/csl-citation.json"} </w:instrText>
      </w:r>
      <w:r w:rsidR="00E809D2" w:rsidRPr="00244A3B">
        <w:rPr>
          <w:color w:val="auto"/>
        </w:rPr>
        <w:fldChar w:fldCharType="separate"/>
      </w:r>
      <w:r w:rsidR="00E809D2" w:rsidRPr="00244A3B">
        <w:rPr>
          <w:noProof/>
          <w:color w:val="auto"/>
        </w:rPr>
        <w:t>(Chirichella et al. 2021)</w:t>
      </w:r>
      <w:r w:rsidR="00E809D2" w:rsidRPr="00244A3B">
        <w:rPr>
          <w:color w:val="auto"/>
        </w:rPr>
        <w:fldChar w:fldCharType="end"/>
      </w:r>
      <w:del w:id="216" w:author="Giulia Masoero" w:date="2022-06-29T16:20:00Z">
        <w:r w:rsidRPr="00244A3B" w:rsidDel="00E809D2">
          <w:rPr>
            <w:color w:val="auto"/>
          </w:rPr>
          <w:delText xml:space="preserve"> (Chirichella et al., 2021)</w:delText>
        </w:r>
      </w:del>
      <w:r w:rsidRPr="00244A3B">
        <w:rPr>
          <w:color w:val="auto"/>
        </w:rPr>
        <w:t>. This is because they are still undergoing body growth and rising temperatures may influence that, for instance, through the quality of vegetation and/or their activity patterns.</w:t>
      </w:r>
    </w:p>
    <w:p w14:paraId="7021C739" w14:textId="77777777" w:rsidR="001927DC" w:rsidRDefault="001927DC" w:rsidP="00244A3B">
      <w:pPr>
        <w:pStyle w:val="Default"/>
        <w:spacing w:before="120" w:after="120"/>
        <w:ind w:firstLine="426"/>
        <w:rPr>
          <w:ins w:id="217" w:author="Giulia Masoero" w:date="2022-07-01T17:31:00Z"/>
          <w:color w:val="auto"/>
        </w:rPr>
      </w:pPr>
    </w:p>
    <w:p w14:paraId="53D47C01" w14:textId="36B8F1D2" w:rsidR="00294694" w:rsidRPr="00244A3B" w:rsidRDefault="00294694" w:rsidP="00244A3B">
      <w:pPr>
        <w:pStyle w:val="Default"/>
        <w:spacing w:before="120" w:after="120"/>
        <w:ind w:firstLine="426"/>
        <w:rPr>
          <w:color w:val="auto"/>
        </w:rPr>
        <w:pPrChange w:id="218" w:author="Giulia Masoero" w:date="2022-07-01T17:22:00Z">
          <w:pPr>
            <w:pStyle w:val="Default"/>
            <w:spacing w:before="120" w:after="120" w:line="360" w:lineRule="auto"/>
            <w:ind w:firstLine="426"/>
          </w:pPr>
        </w:pPrChange>
      </w:pPr>
      <w:del w:id="219" w:author="Giulia Masoero" w:date="2022-07-01T17:31:00Z">
        <w:r w:rsidRPr="00244A3B" w:rsidDel="001927DC">
          <w:rPr>
            <w:color w:val="auto"/>
          </w:rPr>
          <w:delText xml:space="preserve"> </w:delText>
        </w:r>
      </w:del>
      <w:r w:rsidRPr="00244A3B">
        <w:rPr>
          <w:color w:val="auto"/>
        </w:rPr>
        <w:t>It has been suggested that in seasonal environments, spring-summer temperatures are a lot more important when phenotypic change, such as weight, is considered, compared to winter temperatures</w:t>
      </w:r>
      <w:ins w:id="220" w:author="Giulia Masoero" w:date="2022-06-29T16:20:00Z">
        <w:r w:rsidR="00E809D2" w:rsidRPr="00244A3B">
          <w:rPr>
            <w:color w:val="auto"/>
          </w:rPr>
          <w:t xml:space="preserve"> </w:t>
        </w:r>
      </w:ins>
      <w:r w:rsidR="00E809D2" w:rsidRPr="00244A3B">
        <w:rPr>
          <w:color w:val="auto"/>
        </w:rPr>
        <w:fldChar w:fldCharType="begin"/>
      </w:r>
      <w:r w:rsidR="00E809D2" w:rsidRPr="00244A3B">
        <w:rPr>
          <w:color w:val="auto"/>
        </w:rPr>
        <w:instrText xml:space="preserve"> ADDIN ZOTERO_ITEM CSL_CITATION {"citationID":"JCP2L2qr","properties":{"formattedCitation":"(Klein 1965; Garel et al. 2011)","plainCitation":"(Klein 1965; Garel et al. 2011)","noteIndex":0},"citationItems":[{"id":3494,"uris":["http://zotero.org/users/3388363/items/KLQZZ64T"],"itemData":{"id":3494,"type":"article-journal","container-title":"Ecological Monographs","DOI":"10.2307/1942139","ISSN":"1557-7015","issue":"3","language":"en","note":"_eprint: https://onlinelibrary.wiley.com/doi/pdf/10.2307/1942139","page":"259-284","source":"Wiley Online Library","title":"Ecology of Deer Range in Alaska","volume":"35","author":[{"family":"Klein","given":"David R."}],"issued":{"date-parts":[["1965"]]},"citation-key":"kleinEcologyDeerRange1965"}},{"id":3474,"uris":["http://zotero.org/users/3388363/items/6A5EACMG"],"itemData":{"id":3474,"type":"article-journal","abstract":"For species living in seasonal environments the understanding of demographic processes requires identifying the environmental factors during spring and summer that shape phenotypic variation. We assessed the effects of plant phenology and population abundance during spring-summer on variation in autumn body mass among cohorts (1995–2006) of juvenile alpine chamois (Rupicapra rupicapra). We computed several metrics based on the normalized difference vegetation index (NDVI) to assess interannual variation in plant phenology and productivity. Body mass of both sexes decreased similarly during years with late springs (−20%) and with increasing population abundance (−15%), with no interactive effect. Our results also suggested that forage quality more than forage quantity influenced body mass of juveniles. Variation in body mass of juveniles thus can be used as an indicator of the relationship between chamois populations and their environment. This study also demonstrates the utility of satellite-based data in increasing our understanding of the consequences of spring-summer conditions on life-history traits.","container-title":"Journal of Mammalogy","DOI":"10.1644/10-MAMM-A-056.1","ISSN":"0022-2372","issue":"5","journalAbbreviation":"Journal of Mammalogy","page":"1112-1117","source":"Silverchair","title":"Population abundance and early spring conditions determine variation in body mass of juvenile chamois","volume":"92","author":[{"family":"Garel","given":"Mathieu"},{"family":"Gaillard","given":"Jean-Michel"},{"family":"Jullien","given":"Jean-Michel"},{"family":"Dubray","given":"Dominique"},{"family":"Maillard","given":"Daniel"},{"family":"Loison","given":"Anne"}],"issued":{"date-parts":[["2011",10,14]]},"citation-key":"garelPopulationAbundanceEarly2011"}}],"schema":"https://github.com/citation-style-language/schema/raw/master/csl-citation.json"} </w:instrText>
      </w:r>
      <w:r w:rsidR="00E809D2" w:rsidRPr="00244A3B">
        <w:rPr>
          <w:color w:val="auto"/>
        </w:rPr>
        <w:fldChar w:fldCharType="separate"/>
      </w:r>
      <w:r w:rsidR="00E809D2" w:rsidRPr="00244A3B">
        <w:rPr>
          <w:noProof/>
          <w:color w:val="auto"/>
        </w:rPr>
        <w:t>(Klein 1965; Garel et al. 2011)</w:t>
      </w:r>
      <w:r w:rsidR="00E809D2" w:rsidRPr="00244A3B">
        <w:rPr>
          <w:color w:val="auto"/>
        </w:rPr>
        <w:fldChar w:fldCharType="end"/>
      </w:r>
      <w:del w:id="221" w:author="Giulia Masoero" w:date="2022-06-29T16:21:00Z">
        <w:r w:rsidRPr="00244A3B" w:rsidDel="00E809D2">
          <w:rPr>
            <w:color w:val="auto"/>
          </w:rPr>
          <w:delText xml:space="preserve"> (Garel et al., 2011; Klein, 1965)</w:delText>
        </w:r>
      </w:del>
      <w:r w:rsidRPr="00244A3B">
        <w:rPr>
          <w:color w:val="auto"/>
        </w:rPr>
        <w:t xml:space="preserve">. </w:t>
      </w:r>
    </w:p>
    <w:p w14:paraId="336D2339" w14:textId="2FD8FFE0" w:rsidR="00294694" w:rsidRPr="00244A3B" w:rsidRDefault="00E8024E" w:rsidP="00244A3B">
      <w:pPr>
        <w:pStyle w:val="Default"/>
        <w:spacing w:before="120" w:after="120"/>
        <w:ind w:firstLine="426"/>
        <w:rPr>
          <w:b/>
          <w:bCs/>
          <w:color w:val="auto"/>
        </w:rPr>
        <w:pPrChange w:id="222" w:author="Giulia Masoero" w:date="2022-07-01T17:22:00Z">
          <w:pPr>
            <w:pStyle w:val="Default"/>
            <w:spacing w:before="120" w:after="120" w:line="360" w:lineRule="auto"/>
            <w:ind w:firstLine="426"/>
          </w:pPr>
        </w:pPrChange>
      </w:pPr>
      <w:ins w:id="223" w:author="Giulia Masoero" w:date="2022-07-01T17:13:00Z">
        <w:r w:rsidRPr="00244A3B">
          <w:rPr>
            <w:color w:val="auto"/>
          </w:rPr>
          <w:t xml:space="preserve">Previous research has shown a decrease in chamois body mass both in adults </w:t>
        </w:r>
        <w:r w:rsidRPr="00244A3B">
          <w:rPr>
            <w:color w:val="auto"/>
          </w:rPr>
          <w:fldChar w:fldCharType="begin"/>
        </w:r>
        <w:r w:rsidRPr="00244A3B">
          <w:rPr>
            <w:color w:val="auto"/>
          </w:rPr>
          <w:instrText xml:space="preserve"> ADDIN ZOTERO_ITEM CSL_CITATION {"citationID":"sGaIWbXL","properties":{"formattedCitation":"(Rughetti and Festa-Bianchet 2012)","plainCitation":"(Rughetti and Festa-Bianchet 2012)","noteIndex":0},"citationItems":[{"id":3523,"uris":["http://zotero.org/users/3388363/items/AUBWR9MN"],"itemData":{"id":3523,"type":"article-journal","abstract":"Environmental change, including global warming, can lead to directional changes over time in phenotypic traits such as sex- and age-specific body mass. We evaluated the potential short-term effects of a series of hot and dry springs and early summers on mass of yearling chamois (Rupicapra rupicapra) in 2 populations in the western Alps. Yearling mass decreased in both populations over the study period, but much of this decline seemed to originate from a sharp drop in 2003, after which body mass remained low. Our analysis suggested that this decrease was caused by the additive effects of warm springs and summers over the first 2 years of life. The mass of adult chamois also decreased over time. These results suggest that ongoing warming in the Alps could be a selective pressure on the life history and reproductive strategies of wild ungulates.","container-title":"Journal of Mammalogy","DOI":"10.1644/11-MAMM-A-402.1","ISSN":"0022-2372","issue":"5","journalAbbreviation":"Journal of Mammalogy","page":"1301-1307","source":"Silverchair","title":"Effects of spring-summer temperature on body mass of chamois","volume":"93","author":[{"family":"Rughetti","given":"Marco"},{"family":"Festa-Bianchet","given":"Marco"}],"issued":{"date-parts":[["2012",10,19]]},"citation-key":"rughettiEffectsSpringsummerTemperature2012a"}}],"schema":"https://github.com/citation-style-language/schema/raw/master/csl-citation.json"} </w:instrText>
        </w:r>
        <w:r w:rsidRPr="00244A3B">
          <w:rPr>
            <w:color w:val="auto"/>
          </w:rPr>
          <w:fldChar w:fldCharType="separate"/>
        </w:r>
        <w:r w:rsidRPr="00244A3B">
          <w:rPr>
            <w:noProof/>
            <w:color w:val="auto"/>
          </w:rPr>
          <w:t>(Rughetti and Festa-Bianchet 2012)</w:t>
        </w:r>
        <w:r w:rsidRPr="00244A3B">
          <w:rPr>
            <w:color w:val="auto"/>
          </w:rPr>
          <w:fldChar w:fldCharType="end"/>
        </w:r>
        <w:r w:rsidRPr="00244A3B">
          <w:rPr>
            <w:color w:val="auto"/>
          </w:rPr>
          <w:t xml:space="preserve"> and in juveniles </w:t>
        </w:r>
        <w:r w:rsidRPr="00244A3B">
          <w:rPr>
            <w:color w:val="auto"/>
          </w:rPr>
          <w:fldChar w:fldCharType="begin"/>
        </w:r>
        <w:r w:rsidRPr="00244A3B">
          <w:rPr>
            <w:color w:val="auto"/>
          </w:rPr>
          <w:instrText xml:space="preserve"> ADDIN ZOTERO_ITEM CSL_CITATION {"citationID":"7DgxWCi6","properties":{"formattedCitation":"(Mason et al. 2014; Reiner et al. 2021)","plainCitation":"(Mason et al. 2014; Reiner et al. 2021)","noteIndex":0},"citationItems":[{"id":3502,"uris":["http://zotero.org/users/3388363/items/UI3IDL3Q"],"itemData":{"id":3502,"type":"article-journal","abstract":"Climate and environmental change have driven widespread changes in body size, particularly declines, across a range of taxonomic groups in recent decades. Size declines could substantially impact on the functioning of ecosystems. To date, most studies suggest that temporal trends in size have resulted indirectly from climate change modifying resource availability and quality, affecting the ability of individuals to acquire resources and grow.","container-title":"Frontiers in Zoology","DOI":"10.1186/s12983-014-0069-6","ISSN":"1742-9994","issue":"1","journalAbbreviation":"Frontiers in Zoology","page":"69","source":"BioMed Central","title":"Environmental change and long-term body mass declines in an alpine mammal","volume":"11","author":[{"family":"Mason","given":"Tom HE"},{"family":"Apollonio","given":"Marco"},{"family":"Chirichella","given":"Roberta"},{"family":"Willis","given":"Stephen G."},{"family":"Stephens","given":"Philip A."}],"issued":{"date-parts":[["2014",9,27]]},"citation-key":"masonEnvironmentalChangeLongterm2014"}},{"id":3619,"uris":["http://zotero.org/users/3388363/items/S9Z3BCJ5"],"itemData":{"id":3619,"type":"article-journal","abstract":"Climate change is known to affect key life-history traits, such as body mass, reproduction, and survival in many species. Animal populations inhabiting mountain habitats are adapted to extreme seasonal environmental conditions but are also expected to be especially vulnerable to climate change. Studies on mountain ungulates typically focus on populations or sections of populations living above the tree line, whereas populations inhabiting forested habitats are largely understudied. Here, we investigate whether forested areas can mitigate the impact of climatic change on life-history traits by evaluating the interactive effects of temperature and habitat characteristics on body mass variation in the Alpine chamois Rupicapra rupicapra rupicapra. We examined data of 20,573 yearling chamois collected from 1993 to 2019 in 28 mountain ranges in the Austrian Eastern Alps, characterized by different proportion of forest cover. Our results show that the temporal decline of chamois body mass is less pronounced in areas with greater proportion of forest cover. For chamois living in forest habitats only, no significant temporal change in body mass was detected. Variation in body mass was affected by the interaction between density and snow cover, as well as by the interaction between spring temperatures and forest cover, supporting the role of forests as thermal buffer against the effects of increasing temperatures on life-history traits in a mountain ungulate. In turn, this study suggests a buffering effect of forests against climate change impacts. Assessments of the consequences of climate change on the life-history traits and population dynamics of mountain-dwelling species should thus consider the plasticity of the species with respect to the use and availability of different habitat types.","container-title":"Global Change Biology","DOI":"10.1111/gcb.15711","ISSN":"1365-2486","issue":"16","language":"en","note":"_eprint: https://onlinelibrary.wiley.com/doi/pdf/10.1111/gcb.15711","page":"3741-3752","source":"Wiley Online Library","title":"Forests buffer the climate-induced decline of body mass in a mountain herbivore","volume":"27","author":[{"family":"Reiner","given":"Rudolf"},{"family":"Zedrosser","given":"Andreas"},{"family":"Zeiler","given":"Hubert"},{"family":"Hackländer","given":"Klaus"},{"family":"Corlatti","given":"Luca"}],"issued":{"date-parts":[["2021"]]},"citation-key":"reinerForestsBufferClimateinduced2021"}}],"schema":"https://github.com/citation-style-language/schema/raw/master/csl-citation.json"} </w:instrText>
        </w:r>
        <w:r w:rsidRPr="00244A3B">
          <w:rPr>
            <w:color w:val="auto"/>
          </w:rPr>
          <w:fldChar w:fldCharType="separate"/>
        </w:r>
        <w:r w:rsidRPr="00244A3B">
          <w:rPr>
            <w:noProof/>
            <w:color w:val="auto"/>
          </w:rPr>
          <w:t>(Mason et al. 2014; Reiner et al. 2021)</w:t>
        </w:r>
        <w:r w:rsidRPr="00244A3B">
          <w:rPr>
            <w:color w:val="auto"/>
          </w:rPr>
          <w:fldChar w:fldCharType="end"/>
        </w:r>
        <w:r w:rsidRPr="00244A3B">
          <w:rPr>
            <w:color w:val="auto"/>
          </w:rPr>
          <w:t xml:space="preserve">, and identified the critical period as the spring-summer temperatures over the first 2 years of life </w:t>
        </w:r>
        <w:r w:rsidRPr="00244A3B">
          <w:rPr>
            <w:color w:val="auto"/>
          </w:rPr>
          <w:fldChar w:fldCharType="begin"/>
        </w:r>
        <w:r w:rsidRPr="00244A3B">
          <w:rPr>
            <w:color w:val="auto"/>
          </w:rPr>
          <w:instrText xml:space="preserve"> ADDIN ZOTERO_ITEM CSL_CITATION {"citationID":"Zjvxp7Ra","properties":{"formattedCitation":"(Rughetti and Festa-Bianchet 2012)","plainCitation":"(Rughetti and Festa-Bianchet 2012)","noteIndex":0},"citationItems":[{"id":3523,"uris":["http://zotero.org/users/3388363/items/AUBWR9MN"],"itemData":{"id":3523,"type":"article-journal","abstract":"Environmental change, including global warming, can lead to directional changes over time in phenotypic traits such as sex- and age-specific body mass. We evaluated the potential short-term effects of a series of hot and dry springs and early summers on mass of yearling chamois (Rupicapra rupicapra) in 2 populations in the western Alps. Yearling mass decreased in both populations over the study period, but much of this decline seemed to originate from a sharp drop in 2003, after which body mass remained low. Our analysis suggested that this decrease was caused by the additive effects of warm springs and summers over the first 2 years of life. The mass of adult chamois also decreased over time. These results suggest that ongoing warming in the Alps could be a selective pressure on the life history and reproductive strategies of wild ungulates.","container-title":"Journal of Mammalogy","DOI":"10.1644/11-MAMM-A-402.1","ISSN":"0022-2372","issue":"5","journalAbbreviation":"Journal of Mammalogy","page":"1301-1307","source":"Silverchair","title":"Effects of spring-summer temperature on body mass of chamois","volume":"93","author":[{"family":"Rughetti","given":"Marco"},{"family":"Festa-Bianchet","given":"Marco"}],"issued":{"date-parts":[["2012",10,19]]},"citation-key":"rughettiEffectsSpringsummerTemperature2012a"}}],"schema":"https://github.com/citation-style-language/schema/raw/master/csl-citation.json"} </w:instrText>
        </w:r>
        <w:r w:rsidRPr="00244A3B">
          <w:rPr>
            <w:color w:val="auto"/>
          </w:rPr>
          <w:fldChar w:fldCharType="separate"/>
        </w:r>
        <w:r w:rsidRPr="00244A3B">
          <w:rPr>
            <w:noProof/>
            <w:color w:val="auto"/>
          </w:rPr>
          <w:t>(Rughetti and Festa-Bianchet 2012)</w:t>
        </w:r>
        <w:r w:rsidRPr="00244A3B">
          <w:rPr>
            <w:color w:val="auto"/>
          </w:rPr>
          <w:fldChar w:fldCharType="end"/>
        </w:r>
        <w:r w:rsidRPr="00244A3B">
          <w:rPr>
            <w:color w:val="auto"/>
          </w:rPr>
          <w:t xml:space="preserve">. We therefore aimed at </w:t>
        </w:r>
      </w:ins>
      <w:ins w:id="224" w:author="Giulia Masoero" w:date="2022-07-01T17:14:00Z">
        <w:r w:rsidRPr="00244A3B">
          <w:rPr>
            <w:color w:val="auto"/>
          </w:rPr>
          <w:t>assessing the effect of ambient temperature</w:t>
        </w:r>
      </w:ins>
      <w:ins w:id="225" w:author="Giulia Masoero" w:date="2022-07-01T17:13:00Z">
        <w:r w:rsidRPr="00244A3B">
          <w:rPr>
            <w:color w:val="auto"/>
          </w:rPr>
          <w:t xml:space="preserve"> </w:t>
        </w:r>
      </w:ins>
      <w:ins w:id="226" w:author="Giulia Masoero" w:date="2022-07-01T17:14:00Z">
        <w:r w:rsidRPr="00244A3B">
          <w:rPr>
            <w:color w:val="auto"/>
            <w:highlight w:val="cyan"/>
          </w:rPr>
          <w:t>during three critical periods (before birth, lactation and juvenile) influences the growth of chamois</w:t>
        </w:r>
        <w:r w:rsidRPr="00244A3B">
          <w:rPr>
            <w:color w:val="auto"/>
          </w:rPr>
          <w:t xml:space="preserve"> while taking into account </w:t>
        </w:r>
        <w:r w:rsidRPr="00244A3B">
          <w:rPr>
            <w:color w:val="auto"/>
          </w:rPr>
          <w:t xml:space="preserve">the altitudinal change in weight, as home range shift of individuals can be closely connected to climate </w:t>
        </w:r>
        <w:r w:rsidRPr="00244A3B">
          <w:rPr>
            <w:color w:val="auto"/>
            <w:highlight w:val="yellow"/>
          </w:rPr>
          <w:t>change (Chen et al., 2011)</w:t>
        </w:r>
        <w:r w:rsidRPr="00244A3B">
          <w:rPr>
            <w:color w:val="auto"/>
          </w:rPr>
          <w:t>.</w:t>
        </w:r>
        <w:r w:rsidRPr="00244A3B">
          <w:rPr>
            <w:color w:val="auto"/>
          </w:rPr>
          <w:t xml:space="preserve"> </w:t>
        </w:r>
      </w:ins>
      <w:commentRangeStart w:id="227"/>
      <w:del w:id="228" w:author="Giulia Masoero" w:date="2022-06-30T15:04:00Z">
        <w:r w:rsidR="00294694" w:rsidRPr="00244A3B" w:rsidDel="001B5E97">
          <w:rPr>
            <w:color w:val="auto"/>
          </w:rPr>
          <w:delText xml:space="preserve">When it comes to research, </w:delText>
        </w:r>
        <w:r w:rsidR="00294694" w:rsidRPr="00244A3B" w:rsidDel="001B5E97">
          <w:rPr>
            <w:color w:val="auto"/>
            <w:highlight w:val="yellow"/>
            <w:rPrChange w:id="229" w:author="Giulia Masoero" w:date="2022-07-01T17:21:00Z">
              <w:rPr>
                <w:color w:val="auto"/>
              </w:rPr>
            </w:rPrChange>
          </w:rPr>
          <w:delText>most papers focus on</w:delText>
        </w:r>
        <w:r w:rsidR="00294694" w:rsidRPr="00244A3B" w:rsidDel="009A50D4">
          <w:rPr>
            <w:color w:val="auto"/>
            <w:highlight w:val="yellow"/>
            <w:rPrChange w:id="230" w:author="Giulia Masoero" w:date="2022-07-01T17:21:00Z">
              <w:rPr>
                <w:color w:val="auto"/>
              </w:rPr>
            </w:rPrChange>
          </w:rPr>
          <w:delText xml:space="preserve"> </w:delText>
        </w:r>
      </w:del>
      <w:del w:id="231" w:author="Giulia Masoero" w:date="2022-07-01T17:14:00Z">
        <w:r w:rsidR="00294694" w:rsidRPr="00244A3B" w:rsidDel="00E8024E">
          <w:rPr>
            <w:color w:val="auto"/>
            <w:highlight w:val="yellow"/>
            <w:rPrChange w:id="232" w:author="Giulia Masoero" w:date="2022-07-01T17:21:00Z">
              <w:rPr>
                <w:color w:val="auto"/>
              </w:rPr>
            </w:rPrChange>
          </w:rPr>
          <w:delText xml:space="preserve">changes in body size between </w:delText>
        </w:r>
      </w:del>
      <w:del w:id="233" w:author="Giulia Masoero" w:date="2022-06-30T15:04:00Z">
        <w:r w:rsidR="00294694" w:rsidRPr="00244A3B" w:rsidDel="001B5E97">
          <w:rPr>
            <w:color w:val="auto"/>
            <w:highlight w:val="yellow"/>
            <w:rPrChange w:id="234" w:author="Giulia Masoero" w:date="2022-07-01T17:21:00Z">
              <w:rPr>
                <w:color w:val="auto"/>
              </w:rPr>
            </w:rPrChange>
          </w:rPr>
          <w:delText xml:space="preserve">different </w:delText>
        </w:r>
      </w:del>
      <w:del w:id="235" w:author="Giulia Masoero" w:date="2022-07-01T17:14:00Z">
        <w:r w:rsidR="00294694" w:rsidRPr="00244A3B" w:rsidDel="00E8024E">
          <w:rPr>
            <w:color w:val="auto"/>
            <w:highlight w:val="yellow"/>
            <w:rPrChange w:id="236" w:author="Giulia Masoero" w:date="2022-07-01T17:21:00Z">
              <w:rPr>
                <w:color w:val="auto"/>
              </w:rPr>
            </w:rPrChange>
          </w:rPr>
          <w:delText>sexes in adults</w:delText>
        </w:r>
        <w:r w:rsidR="00E809D2" w:rsidRPr="00244A3B" w:rsidDel="00E8024E">
          <w:rPr>
            <w:color w:val="auto"/>
          </w:rPr>
          <w:fldChar w:fldCharType="begin"/>
        </w:r>
        <w:r w:rsidR="00FE5E85" w:rsidRPr="00244A3B" w:rsidDel="00E8024E">
          <w:rPr>
            <w:color w:val="auto"/>
          </w:rPr>
          <w:delInstrText xml:space="preserve"> ADDIN ZOTERO_ITEM CSL_CITATION {"citationID":"iHP4PcSG","properties":{"formattedCitation":"(Rughetti and Festa-Bianchet 2012)","plainCitation":"(Rughetti and Festa-Bianchet 2012)","noteIndex":0},"citationItems":[{"id":3523,"uris":["http://zotero.org/users/3388363/items/AUBWR9MN"],"itemData":{"id":3523,"type":"article-journal","abstract":"Environmental change, including global warming, can lead to directional changes over time in phenotypic traits such as sex- and age-specific body mass. We evaluated the potential short-term effects of a series of hot and dry springs and early summers on mass of yearling chamois (Rupicapra rupicapra) in 2 populations in the western Alps. Yearling mass decreased in both populations over the study period, but much of this decline seemed to originate from a sharp drop in 2003, after which body mass remained low. Our analysis suggested that this decrease was caused by the additive effects of warm springs and summers over the first 2 years of life. The mass of adult chamois also decreased over time. These results suggest that ongoing warming in the Alps could be a selective pressure on the life history and reproductive strategies of wild ungulates.","container-title":"Journal of Mammalogy","DOI":"10.1644/11-MAMM-A-402.1","ISSN":"0022-2372","issue":"5","journalAbbreviation":"Journal of Mammalogy","page":"1301-1307","source":"Silverchair","title":"Effects of spring-summer temperature on body mass of chamois","volume":"93","author":[{"family":"Rughetti","given":"Marco"},{"family":"Festa-Bianchet","given":"Marco"}],"issued":{"date-parts":[["2012",10,19]]},"citation-key":"rughettiEffectsSpringsummerTemperature2012a"}}],"schema":"https://github.com/citation-style-language/schema/raw/master/csl-citation.json"} </w:delInstrText>
        </w:r>
        <w:r w:rsidR="00E809D2" w:rsidRPr="00244A3B" w:rsidDel="00E8024E">
          <w:rPr>
            <w:color w:val="auto"/>
          </w:rPr>
          <w:fldChar w:fldCharType="separate"/>
        </w:r>
        <w:r w:rsidR="00E809D2" w:rsidRPr="00244A3B" w:rsidDel="00E8024E">
          <w:rPr>
            <w:noProof/>
            <w:color w:val="auto"/>
          </w:rPr>
          <w:delText>(Rughetti and Festa-Bianchet 2012)</w:delText>
        </w:r>
        <w:r w:rsidR="00E809D2" w:rsidRPr="00244A3B" w:rsidDel="00E8024E">
          <w:rPr>
            <w:color w:val="auto"/>
          </w:rPr>
          <w:fldChar w:fldCharType="end"/>
        </w:r>
        <w:r w:rsidR="00294694" w:rsidRPr="00244A3B" w:rsidDel="00E8024E">
          <w:rPr>
            <w:color w:val="auto"/>
          </w:rPr>
          <w:delText xml:space="preserve"> (Rughetti et al, 2012; </w:delText>
        </w:r>
        <w:r w:rsidR="00294694" w:rsidRPr="00244A3B" w:rsidDel="00E8024E">
          <w:rPr>
            <w:color w:val="auto"/>
            <w:highlight w:val="yellow"/>
            <w:rPrChange w:id="237" w:author="Giulia Masoero" w:date="2022-07-01T17:21:00Z">
              <w:rPr>
                <w:color w:val="auto"/>
              </w:rPr>
            </w:rPrChange>
          </w:rPr>
          <w:delText>Ioset, 2020</w:delText>
        </w:r>
        <w:r w:rsidR="00294694" w:rsidRPr="00244A3B" w:rsidDel="00E8024E">
          <w:rPr>
            <w:color w:val="auto"/>
          </w:rPr>
          <w:delText xml:space="preserve">), </w:delText>
        </w:r>
        <w:r w:rsidR="00294694" w:rsidRPr="00244A3B" w:rsidDel="00E8024E">
          <w:rPr>
            <w:color w:val="auto"/>
            <w:highlight w:val="yellow"/>
            <w:rPrChange w:id="238" w:author="Giulia Masoero" w:date="2022-07-01T17:21:00Z">
              <w:rPr>
                <w:color w:val="auto"/>
              </w:rPr>
            </w:rPrChange>
          </w:rPr>
          <w:delText xml:space="preserve">however, </w:delText>
        </w:r>
      </w:del>
      <w:del w:id="239" w:author="Giulia Masoero" w:date="2022-06-30T14:56:00Z">
        <w:r w:rsidR="00294694" w:rsidRPr="00244A3B" w:rsidDel="003B2179">
          <w:rPr>
            <w:color w:val="auto"/>
            <w:highlight w:val="yellow"/>
            <w:rPrChange w:id="240" w:author="Giulia Masoero" w:date="2022-07-01T17:21:00Z">
              <w:rPr>
                <w:color w:val="auto"/>
              </w:rPr>
            </w:rPrChange>
          </w:rPr>
          <w:delText>there is not a lot of research</w:delText>
        </w:r>
      </w:del>
      <w:del w:id="241" w:author="Giulia Masoero" w:date="2022-07-01T17:14:00Z">
        <w:r w:rsidR="00294694" w:rsidRPr="00244A3B" w:rsidDel="00E8024E">
          <w:rPr>
            <w:color w:val="auto"/>
            <w:highlight w:val="yellow"/>
            <w:rPrChange w:id="242" w:author="Giulia Masoero" w:date="2022-07-01T17:21:00Z">
              <w:rPr>
                <w:color w:val="auto"/>
              </w:rPr>
            </w:rPrChange>
          </w:rPr>
          <w:delText xml:space="preserve"> on the effect of climate change on body size during crucial early life-history stages of alpine chamois</w:delText>
        </w:r>
        <w:commentRangeEnd w:id="227"/>
        <w:r w:rsidR="000E528F" w:rsidRPr="00244A3B" w:rsidDel="00E8024E">
          <w:rPr>
            <w:rStyle w:val="CommentReference"/>
            <w:color w:val="auto"/>
            <w:sz w:val="24"/>
            <w:szCs w:val="24"/>
            <w:lang w:val="en-US" w:eastAsia="en-US"/>
            <w:rPrChange w:id="243" w:author="Giulia Masoero" w:date="2022-07-01T17:21:00Z">
              <w:rPr>
                <w:rStyle w:val="CommentReference"/>
                <w:color w:val="auto"/>
                <w:lang w:val="en-US" w:eastAsia="en-US"/>
              </w:rPr>
            </w:rPrChange>
          </w:rPr>
          <w:commentReference w:id="227"/>
        </w:r>
        <w:r w:rsidR="00294694" w:rsidRPr="00244A3B" w:rsidDel="00E8024E">
          <w:rPr>
            <w:color w:val="auto"/>
            <w:highlight w:val="yellow"/>
            <w:rPrChange w:id="244" w:author="Giulia Masoero" w:date="2022-07-01T17:21:00Z">
              <w:rPr>
                <w:color w:val="auto"/>
              </w:rPr>
            </w:rPrChange>
          </w:rPr>
          <w:delText>.</w:delText>
        </w:r>
        <w:r w:rsidR="00294694" w:rsidRPr="00244A3B" w:rsidDel="00E8024E">
          <w:rPr>
            <w:color w:val="auto"/>
          </w:rPr>
          <w:delText xml:space="preserve"> </w:delText>
        </w:r>
      </w:del>
      <w:del w:id="245" w:author="Giulia Masoero" w:date="2022-06-30T15:03:00Z">
        <w:r w:rsidR="00294694" w:rsidRPr="00244A3B" w:rsidDel="001B5E97">
          <w:rPr>
            <w:color w:val="auto"/>
          </w:rPr>
          <w:delText xml:space="preserve">It is still to be discovered whether the </w:delText>
        </w:r>
        <w:r w:rsidR="00294694" w:rsidRPr="00244A3B" w:rsidDel="001B5E97">
          <w:rPr>
            <w:color w:val="auto"/>
            <w:highlight w:val="cyan"/>
            <w:rPrChange w:id="246" w:author="Giulia Masoero" w:date="2022-07-01T17:21:00Z">
              <w:rPr>
                <w:color w:val="auto"/>
              </w:rPr>
            </w:rPrChange>
          </w:rPr>
          <w:delText>ambient temperature during the pregnancy of the mother, the lactation period and the juvenile period influence the growth of chamois</w:delText>
        </w:r>
        <w:r w:rsidR="00294694" w:rsidRPr="00244A3B" w:rsidDel="001B5E97">
          <w:rPr>
            <w:color w:val="auto"/>
          </w:rPr>
          <w:delText xml:space="preserve">. </w:delText>
        </w:r>
      </w:del>
      <w:ins w:id="247" w:author="Giulia Masoero" w:date="2022-07-01T17:15:00Z">
        <w:r w:rsidRPr="00244A3B">
          <w:rPr>
            <w:color w:val="auto"/>
          </w:rPr>
          <w:t>W</w:t>
        </w:r>
      </w:ins>
      <w:ins w:id="248" w:author="Giulia Masoero" w:date="2022-06-30T15:01:00Z">
        <w:r w:rsidR="001B5E97" w:rsidRPr="00244A3B">
          <w:rPr>
            <w:color w:val="auto"/>
          </w:rPr>
          <w:t>e examine</w:t>
        </w:r>
      </w:ins>
      <w:ins w:id="249" w:author="Giulia Masoero" w:date="2022-07-01T17:15:00Z">
        <w:r w:rsidRPr="00244A3B">
          <w:rPr>
            <w:color w:val="auto"/>
          </w:rPr>
          <w:t>d</w:t>
        </w:r>
      </w:ins>
      <w:ins w:id="250" w:author="Giulia Masoero" w:date="2022-06-30T15:01:00Z">
        <w:r w:rsidR="001B5E97" w:rsidRPr="00244A3B">
          <w:rPr>
            <w:color w:val="auto"/>
          </w:rPr>
          <w:t xml:space="preserve"> the effect of climate change on the 1.5-year-old alpine chamois using hunting data collected in the Swiss Alps from 1992 to 2018. Using an exploratory approach, this research </w:t>
        </w:r>
      </w:ins>
      <w:ins w:id="251" w:author="Giulia Masoero" w:date="2022-06-30T15:02:00Z">
        <w:r w:rsidR="001B5E97" w:rsidRPr="00244A3B">
          <w:rPr>
            <w:color w:val="auto"/>
          </w:rPr>
          <w:t>aims at</w:t>
        </w:r>
      </w:ins>
      <w:ins w:id="252" w:author="Giulia Masoero" w:date="2022-06-30T15:01:00Z">
        <w:r w:rsidR="001B5E97" w:rsidRPr="00244A3B">
          <w:rPr>
            <w:color w:val="auto"/>
          </w:rPr>
          <w:t xml:space="preserve"> assessing the critical period for climatic conditions in determining the weight of juvenile chamois and by investigating the effects of climate change. </w:t>
        </w:r>
      </w:ins>
      <w:del w:id="253" w:author="Giulia Masoero" w:date="2022-06-30T15:01:00Z">
        <w:r w:rsidR="00294694" w:rsidRPr="00244A3B" w:rsidDel="001B5E97">
          <w:rPr>
            <w:color w:val="auto"/>
          </w:rPr>
          <w:delText xml:space="preserve">Therefore, this project has an exploratory approach and it will try to fill in those research gaps by finding out exactly which time of the year and during which critical life stage the weight of chamois is most strongly affected by climate change. </w:delText>
        </w:r>
      </w:del>
      <w:del w:id="254" w:author="Giulia Masoero" w:date="2022-07-01T17:15:00Z">
        <w:r w:rsidR="00294694" w:rsidRPr="00244A3B" w:rsidDel="00E8024E">
          <w:rPr>
            <w:color w:val="auto"/>
          </w:rPr>
          <w:delText xml:space="preserve">What is more, we account for altitudinal change </w:delText>
        </w:r>
      </w:del>
      <w:del w:id="255" w:author="Giulia Masoero" w:date="2022-06-30T14:57:00Z">
        <w:r w:rsidR="00294694" w:rsidRPr="00244A3B" w:rsidDel="003B2179">
          <w:rPr>
            <w:color w:val="auto"/>
          </w:rPr>
          <w:delText>of</w:delText>
        </w:r>
      </w:del>
      <w:del w:id="256" w:author="Giulia Masoero" w:date="2022-07-01T17:15:00Z">
        <w:r w:rsidR="00294694" w:rsidRPr="00244A3B" w:rsidDel="00E8024E">
          <w:rPr>
            <w:color w:val="auto"/>
          </w:rPr>
          <w:delText xml:space="preserve"> weight, as home range shift of individuals can be closely connected to climate </w:delText>
        </w:r>
        <w:r w:rsidR="00294694" w:rsidRPr="00244A3B" w:rsidDel="00E8024E">
          <w:rPr>
            <w:color w:val="auto"/>
            <w:highlight w:val="yellow"/>
          </w:rPr>
          <w:delText>change (Chen et al., 2011)</w:delText>
        </w:r>
        <w:r w:rsidR="00294694" w:rsidRPr="00244A3B" w:rsidDel="00E8024E">
          <w:rPr>
            <w:color w:val="auto"/>
          </w:rPr>
          <w:delText>.</w:delText>
        </w:r>
      </w:del>
      <w:del w:id="257" w:author="Giulia Masoero" w:date="2022-06-30T15:01:00Z">
        <w:r w:rsidR="00294694" w:rsidRPr="00244A3B" w:rsidDel="001B5E97">
          <w:rPr>
            <w:color w:val="auto"/>
          </w:rPr>
          <w:delText xml:space="preserve"> Here, we examine the effect of climate change on the 1.5-year-old alpine chamois in the Swiss Alps from 1992 to 2018</w:delText>
        </w:r>
      </w:del>
      <w:del w:id="258" w:author="Giulia Masoero" w:date="2022-06-30T14:57:00Z">
        <w:r w:rsidR="00294694" w:rsidRPr="00244A3B" w:rsidDel="003B2179">
          <w:rPr>
            <w:color w:val="auto"/>
          </w:rPr>
          <w:delText>.</w:delText>
        </w:r>
      </w:del>
      <w:del w:id="259" w:author="Giulia Masoero" w:date="2022-06-30T14:58:00Z">
        <w:r w:rsidR="00294694" w:rsidRPr="00244A3B" w:rsidDel="003B2179">
          <w:rPr>
            <w:color w:val="auto"/>
          </w:rPr>
          <w:delText xml:space="preserve"> </w:delText>
        </w:r>
        <w:r w:rsidR="00294694" w:rsidRPr="00244A3B" w:rsidDel="003B2179">
          <w:rPr>
            <w:b/>
            <w:bCs/>
            <w:color w:val="auto"/>
          </w:rPr>
          <w:delText xml:space="preserve"> </w:delText>
        </w:r>
      </w:del>
    </w:p>
    <w:p w14:paraId="17F907B0" w14:textId="05E678F9" w:rsidR="00294694" w:rsidRPr="00244A3B" w:rsidRDefault="007255C7" w:rsidP="00244A3B">
      <w:pPr>
        <w:pStyle w:val="Default"/>
        <w:spacing w:before="120" w:after="120"/>
        <w:ind w:firstLine="426"/>
        <w:rPr>
          <w:ins w:id="260" w:author="Giulia Masoero" w:date="2022-06-30T14:43:00Z"/>
          <w:b/>
          <w:bCs/>
          <w:color w:val="auto"/>
        </w:rPr>
        <w:pPrChange w:id="261" w:author="Giulia Masoero" w:date="2022-07-01T17:22:00Z">
          <w:pPr>
            <w:pStyle w:val="Default"/>
            <w:spacing w:before="120" w:after="120" w:line="360" w:lineRule="auto"/>
            <w:ind w:firstLine="426"/>
          </w:pPr>
        </w:pPrChange>
      </w:pPr>
      <w:ins w:id="262" w:author="Giulia Masoero" w:date="2022-07-01T17:16:00Z">
        <w:r w:rsidRPr="00244A3B">
          <w:rPr>
            <w:b/>
            <w:bCs/>
            <w:color w:val="auto"/>
          </w:rPr>
          <w:t>WHY IS THIS WORK COOL? Climwin</w:t>
        </w:r>
      </w:ins>
    </w:p>
    <w:p w14:paraId="53D8B1C8" w14:textId="570EAB32" w:rsidR="00F834C3" w:rsidRPr="00244A3B" w:rsidRDefault="00F834C3" w:rsidP="00244A3B">
      <w:pPr>
        <w:pStyle w:val="Default"/>
        <w:spacing w:before="120" w:after="120"/>
        <w:ind w:firstLine="426"/>
        <w:rPr>
          <w:ins w:id="263" w:author="Giulia Masoero" w:date="2022-06-30T14:43:00Z"/>
          <w:b/>
          <w:bCs/>
          <w:color w:val="auto"/>
        </w:rPr>
        <w:pPrChange w:id="264" w:author="Giulia Masoero" w:date="2022-07-01T17:22:00Z">
          <w:pPr>
            <w:pStyle w:val="Default"/>
            <w:spacing w:before="120" w:after="120" w:line="360" w:lineRule="auto"/>
            <w:ind w:firstLine="426"/>
          </w:pPr>
        </w:pPrChange>
      </w:pPr>
      <w:ins w:id="265" w:author="Giulia Masoero" w:date="2022-06-30T14:43:00Z">
        <w:r w:rsidRPr="00244A3B">
          <w:rPr>
            <w:b/>
            <w:bCs/>
            <w:color w:val="auto"/>
          </w:rPr>
          <w:t>Extra</w:t>
        </w:r>
      </w:ins>
    </w:p>
    <w:p w14:paraId="68CA811E" w14:textId="3BC84194" w:rsidR="00F834C3" w:rsidRPr="00244A3B" w:rsidRDefault="00F834C3" w:rsidP="00244A3B">
      <w:pPr>
        <w:pStyle w:val="Default"/>
        <w:spacing w:before="120" w:after="120"/>
        <w:ind w:firstLine="426"/>
        <w:rPr>
          <w:ins w:id="266" w:author="Giulia Masoero" w:date="2022-06-30T14:43:00Z"/>
          <w:b/>
          <w:bCs/>
          <w:color w:val="auto"/>
        </w:rPr>
        <w:pPrChange w:id="267" w:author="Giulia Masoero" w:date="2022-07-01T17:22:00Z">
          <w:pPr>
            <w:pStyle w:val="Default"/>
            <w:spacing w:before="120" w:after="120" w:line="360" w:lineRule="auto"/>
            <w:ind w:firstLine="426"/>
          </w:pPr>
        </w:pPrChange>
      </w:pPr>
      <w:ins w:id="268" w:author="Giulia Masoero" w:date="2022-06-30T14:43:00Z">
        <w:r w:rsidRPr="00244A3B">
          <w:rPr>
            <w:color w:val="auto"/>
          </w:rPr>
          <w:t xml:space="preserve">What is more, understanding the effect of environmental conditions on body size is of significant importance, as changes in individuals’ size can disrupt how a whole ecosystem functions </w:t>
        </w:r>
        <w:r w:rsidRPr="00244A3B">
          <w:rPr>
            <w:color w:val="auto"/>
          </w:rPr>
          <w:fldChar w:fldCharType="begin"/>
        </w:r>
        <w:r w:rsidRPr="00244A3B">
          <w:rPr>
            <w:color w:val="auto"/>
          </w:rPr>
          <w:instrText xml:space="preserve"> ADDIN ZOTERO_ITEM CSL_CITATION {"citationID":"cVig7a3Q","properties":{"formattedCitation":"(Jackson et al. 2021)","plainCitation":"(Jackson et al. 2021)","noteIndex":0},"citationItems":[{"id":3492,"uris":["http://zotero.org/users/3388363/items/ZWVSS64T"],"itemData":{"id":3492,"type":"article-journal","container-title":"Trends in Ecology &amp; Evolution","DOI":"10.1016/j.tree.2021.01.005","ISSN":"0169-5347","issue":"5","journalAbbreviation":"Trends in Ecology &amp; Evolution","language":"English","note":"publisher: Elsevier\nPMID: 33583600","page":"402-410","source":"www.cell.com","title":"The Temporal Dynamics of Multiple Stressor Effects: From Individuals to Ecosystems","title-short":"The Temporal Dynamics of Multiple Stressor Effects","volume":"36","author":[{"family":"Jackson","given":"Michelle C."},{"family":"Pawar","given":"Samraat"},{"family":"Woodward","given":"Guy"}],"issued":{"date-parts":[["2021",5,1]]},"citation-key":"jacksonTemporalDynamicsMultiple2021"}}],"schema":"https://github.com/citation-style-language/schema/raw/master/csl-citation.json"} </w:instrText>
        </w:r>
        <w:r w:rsidRPr="00244A3B">
          <w:rPr>
            <w:color w:val="auto"/>
          </w:rPr>
          <w:fldChar w:fldCharType="separate"/>
        </w:r>
        <w:r w:rsidRPr="00244A3B">
          <w:rPr>
            <w:noProof/>
            <w:color w:val="auto"/>
          </w:rPr>
          <w:t>(Jackson et al. 2021)</w:t>
        </w:r>
        <w:r w:rsidRPr="00244A3B">
          <w:rPr>
            <w:color w:val="auto"/>
          </w:rPr>
          <w:fldChar w:fldCharType="end"/>
        </w:r>
        <w:r w:rsidRPr="00244A3B">
          <w:rPr>
            <w:color w:val="auto"/>
          </w:rPr>
          <w:t>.</w:t>
        </w:r>
      </w:ins>
    </w:p>
    <w:p w14:paraId="2D6732FC" w14:textId="6B1BB553" w:rsidR="00F834C3" w:rsidRPr="00244A3B" w:rsidRDefault="00F834C3" w:rsidP="00244A3B">
      <w:pPr>
        <w:pStyle w:val="Default"/>
        <w:spacing w:before="120" w:after="120"/>
        <w:ind w:firstLine="426"/>
        <w:rPr>
          <w:ins w:id="269" w:author="Giulia Masoero" w:date="2022-06-30T14:43:00Z"/>
          <w:b/>
          <w:bCs/>
          <w:color w:val="auto"/>
        </w:rPr>
        <w:pPrChange w:id="270" w:author="Giulia Masoero" w:date="2022-07-01T17:22:00Z">
          <w:pPr>
            <w:pStyle w:val="Default"/>
            <w:spacing w:before="120" w:after="120" w:line="360" w:lineRule="auto"/>
            <w:ind w:firstLine="426"/>
          </w:pPr>
        </w:pPrChange>
      </w:pPr>
    </w:p>
    <w:p w14:paraId="210831CE" w14:textId="77777777" w:rsidR="00F834C3" w:rsidRPr="00244A3B" w:rsidRDefault="00F834C3" w:rsidP="00244A3B">
      <w:pPr>
        <w:pStyle w:val="Default"/>
        <w:spacing w:before="120" w:after="120"/>
        <w:ind w:firstLine="426"/>
        <w:rPr>
          <w:b/>
          <w:bCs/>
          <w:color w:val="auto"/>
        </w:rPr>
        <w:pPrChange w:id="271" w:author="Giulia Masoero" w:date="2022-07-01T17:22:00Z">
          <w:pPr>
            <w:pStyle w:val="Default"/>
            <w:spacing w:before="120" w:after="120" w:line="360" w:lineRule="auto"/>
            <w:ind w:firstLine="426"/>
          </w:pPr>
        </w:pPrChange>
      </w:pPr>
    </w:p>
    <w:p w14:paraId="51DA2063" w14:textId="2C4DFDA5" w:rsidR="00294694" w:rsidRPr="00244A3B" w:rsidRDefault="00294694" w:rsidP="00244A3B">
      <w:pPr>
        <w:pStyle w:val="Default"/>
        <w:spacing w:before="120" w:after="120"/>
        <w:ind w:firstLine="426"/>
        <w:rPr>
          <w:color w:val="auto"/>
        </w:rPr>
        <w:pPrChange w:id="272" w:author="Giulia Masoero" w:date="2022-07-01T17:22:00Z">
          <w:pPr>
            <w:pStyle w:val="Default"/>
            <w:spacing w:before="120" w:after="120" w:line="360" w:lineRule="auto"/>
            <w:ind w:firstLine="426"/>
          </w:pPr>
        </w:pPrChange>
      </w:pPr>
      <w:r w:rsidRPr="00244A3B">
        <w:rPr>
          <w:b/>
          <w:bCs/>
          <w:color w:val="auto"/>
        </w:rPr>
        <w:lastRenderedPageBreak/>
        <w:t xml:space="preserve">Methods </w:t>
      </w:r>
    </w:p>
    <w:p w14:paraId="38194A1C" w14:textId="1B1D021A" w:rsidR="00294694" w:rsidRPr="00244A3B" w:rsidRDefault="00294694" w:rsidP="00244A3B">
      <w:pPr>
        <w:pStyle w:val="Default"/>
        <w:spacing w:before="120" w:after="120"/>
        <w:ind w:firstLine="426"/>
        <w:rPr>
          <w:color w:val="auto"/>
        </w:rPr>
        <w:pPrChange w:id="273" w:author="Giulia Masoero" w:date="2022-07-01T17:22:00Z">
          <w:pPr>
            <w:pStyle w:val="Default"/>
            <w:spacing w:before="120" w:after="120" w:line="360" w:lineRule="auto"/>
            <w:ind w:firstLine="426"/>
          </w:pPr>
        </w:pPrChange>
      </w:pPr>
      <w:r w:rsidRPr="00244A3B">
        <w:rPr>
          <w:b/>
          <w:bCs/>
          <w:color w:val="auto"/>
        </w:rPr>
        <w:t xml:space="preserve">Study </w:t>
      </w:r>
      <w:del w:id="274" w:author="Giulia Masoero" w:date="2022-06-30T15:12:00Z">
        <w:r w:rsidRPr="00244A3B" w:rsidDel="006864EE">
          <w:rPr>
            <w:b/>
            <w:bCs/>
            <w:color w:val="auto"/>
          </w:rPr>
          <w:delText>area</w:delText>
        </w:r>
      </w:del>
      <w:ins w:id="275" w:author="Giulia Masoero" w:date="2022-06-30T15:12:00Z">
        <w:r w:rsidR="006864EE" w:rsidRPr="00244A3B">
          <w:rPr>
            <w:b/>
            <w:bCs/>
            <w:color w:val="auto"/>
          </w:rPr>
          <w:t>system</w:t>
        </w:r>
      </w:ins>
    </w:p>
    <w:p w14:paraId="3D3CED56" w14:textId="3F9EE977" w:rsidR="00294694" w:rsidRPr="00244A3B" w:rsidRDefault="00294694" w:rsidP="00244A3B">
      <w:pPr>
        <w:pStyle w:val="Default"/>
        <w:spacing w:before="120" w:after="120"/>
        <w:ind w:firstLine="426"/>
        <w:rPr>
          <w:ins w:id="276" w:author="Giulia Masoero" w:date="2022-06-30T15:12:00Z"/>
          <w:color w:val="auto"/>
        </w:rPr>
        <w:pPrChange w:id="277" w:author="Giulia Masoero" w:date="2022-07-01T17:22:00Z">
          <w:pPr>
            <w:pStyle w:val="Default"/>
            <w:spacing w:before="120" w:after="120" w:line="360" w:lineRule="auto"/>
            <w:ind w:firstLine="426"/>
          </w:pPr>
        </w:pPrChange>
      </w:pPr>
      <w:r w:rsidRPr="00244A3B">
        <w:rPr>
          <w:color w:val="auto"/>
        </w:rPr>
        <w:t>Data were collected from</w:t>
      </w:r>
      <w:del w:id="278" w:author="Giulia Masoero" w:date="2022-06-30T15:12:00Z">
        <w:r w:rsidRPr="00244A3B" w:rsidDel="006864EE">
          <w:rPr>
            <w:color w:val="auto"/>
          </w:rPr>
          <w:delText xml:space="preserve"> a part of</w:delText>
        </w:r>
      </w:del>
      <w:r w:rsidRPr="00244A3B">
        <w:rPr>
          <w:color w:val="auto"/>
        </w:rPr>
        <w:t xml:space="preserve"> the Alps in </w:t>
      </w:r>
      <w:ins w:id="279" w:author="Giulia Masoero" w:date="2022-06-30T15:09:00Z">
        <w:r w:rsidR="006864EE" w:rsidRPr="00244A3B">
          <w:rPr>
            <w:color w:val="auto"/>
          </w:rPr>
          <w:t xml:space="preserve">Ticino, </w:t>
        </w:r>
      </w:ins>
      <w:r w:rsidRPr="00244A3B">
        <w:rPr>
          <w:color w:val="auto"/>
        </w:rPr>
        <w:t xml:space="preserve">the southernmost canton of Switzerland, </w:t>
      </w:r>
      <w:del w:id="280" w:author="Giulia Masoero" w:date="2022-06-30T15:09:00Z">
        <w:r w:rsidRPr="00244A3B" w:rsidDel="006864EE">
          <w:rPr>
            <w:color w:val="auto"/>
          </w:rPr>
          <w:delText>called Ticino. The study hunting</w:delText>
        </w:r>
      </w:del>
      <w:ins w:id="281" w:author="Giulia Masoero" w:date="2022-06-30T15:09:00Z">
        <w:r w:rsidR="006864EE" w:rsidRPr="00244A3B">
          <w:rPr>
            <w:color w:val="auto"/>
          </w:rPr>
          <w:t>over an</w:t>
        </w:r>
      </w:ins>
      <w:r w:rsidRPr="00244A3B">
        <w:rPr>
          <w:color w:val="auto"/>
        </w:rPr>
        <w:t xml:space="preserve"> area </w:t>
      </w:r>
      <w:del w:id="282" w:author="Giulia Masoero" w:date="2022-06-30T15:09:00Z">
        <w:r w:rsidRPr="00244A3B" w:rsidDel="006864EE">
          <w:rPr>
            <w:color w:val="auto"/>
          </w:rPr>
          <w:delText xml:space="preserve">covers </w:delText>
        </w:r>
      </w:del>
      <w:ins w:id="283" w:author="Giulia Masoero" w:date="2022-06-30T15:09:00Z">
        <w:r w:rsidR="006864EE" w:rsidRPr="00244A3B">
          <w:rPr>
            <w:color w:val="auto"/>
          </w:rPr>
          <w:t xml:space="preserve">of </w:t>
        </w:r>
      </w:ins>
      <w:r w:rsidRPr="00244A3B">
        <w:rPr>
          <w:color w:val="auto"/>
        </w:rPr>
        <w:t>2700 km2</w:t>
      </w:r>
      <w:ins w:id="284" w:author="Giulia Masoero" w:date="2022-06-30T15:10:00Z">
        <w:r w:rsidR="006864EE" w:rsidRPr="00244A3B">
          <w:rPr>
            <w:color w:val="auto"/>
          </w:rPr>
          <w:t xml:space="preserve"> with an altitude varying from 250 to 2700 m asl</w:t>
        </w:r>
      </w:ins>
      <w:r w:rsidRPr="00244A3B">
        <w:rPr>
          <w:color w:val="auto"/>
        </w:rPr>
        <w:t xml:space="preserve">. The climate in the mountain range is Alpine, with temperatures varying from mean temperatures of -12℃ in winter to mean temperatures of 15.5 ℃ in summer. The hottest and the sunniest month of the year is July with an average maximum temperature of 25℃, measured in the biggest city in the canton Lugano (World Weather &amp; Climate Information, 2021). </w:t>
      </w:r>
      <w:del w:id="285" w:author="Giulia Masoero" w:date="2022-06-30T15:10:00Z">
        <w:r w:rsidRPr="00244A3B" w:rsidDel="006864EE">
          <w:rPr>
            <w:color w:val="auto"/>
          </w:rPr>
          <w:delText xml:space="preserve">The area where the chamois were hunted had an altitude varying from 250 to 2700 m asl. Hunting was practiced in seven different districts: Leventina, Blenio, Vallemaggia, Locarno, Riviera, Bellinzona and Lugano (Fig. 1., Ioset, 2020). </w:delText>
        </w:r>
      </w:del>
    </w:p>
    <w:p w14:paraId="729D334F" w14:textId="6587FAAB" w:rsidR="0061786B" w:rsidRPr="00244A3B" w:rsidRDefault="0061786B" w:rsidP="00244A3B">
      <w:pPr>
        <w:pStyle w:val="Default"/>
        <w:spacing w:before="120" w:after="120"/>
        <w:ind w:firstLine="426"/>
        <w:rPr>
          <w:ins w:id="286" w:author="Giulia Masoero" w:date="2022-06-30T17:28:00Z"/>
          <w:color w:val="auto"/>
        </w:rPr>
        <w:pPrChange w:id="287" w:author="Giulia Masoero" w:date="2022-07-01T17:22:00Z">
          <w:pPr>
            <w:pStyle w:val="Default"/>
            <w:spacing w:before="120" w:after="120" w:line="360" w:lineRule="auto"/>
            <w:ind w:firstLine="426"/>
          </w:pPr>
        </w:pPrChange>
      </w:pPr>
      <w:ins w:id="288" w:author="Giulia Masoero" w:date="2022-06-30T17:28:00Z">
        <w:r w:rsidRPr="00244A3B">
          <w:rPr>
            <w:color w:val="auto"/>
          </w:rPr>
          <w:t xml:space="preserve">In </w:t>
        </w:r>
      </w:ins>
      <w:ins w:id="289" w:author="Giulia Masoero" w:date="2022-06-30T17:29:00Z">
        <w:r w:rsidRPr="00244A3B">
          <w:rPr>
            <w:color w:val="auto"/>
          </w:rPr>
          <w:t xml:space="preserve">our study area, chamois give birth </w:t>
        </w:r>
        <w:r w:rsidRPr="00244A3B">
          <w:rPr>
            <w:color w:val="auto"/>
          </w:rPr>
          <w:t>in April</w:t>
        </w:r>
        <w:r w:rsidRPr="00244A3B">
          <w:rPr>
            <w:color w:val="auto"/>
          </w:rPr>
          <w:t xml:space="preserve"> </w:t>
        </w:r>
      </w:ins>
      <w:r w:rsidRPr="00244A3B">
        <w:rPr>
          <w:color w:val="auto"/>
        </w:rPr>
        <w:fldChar w:fldCharType="begin"/>
      </w:r>
      <w:r w:rsidRPr="00244A3B">
        <w:rPr>
          <w:color w:val="auto"/>
        </w:rPr>
        <w:instrText xml:space="preserve"> ADDIN ZOTERO_ITEM CSL_CITATION {"citationID":"NpjYW1G7","properties":{"formattedCitation":"(Rughetti and Festa-Bianchet 2011)","plainCitation":"(Rughetti and Festa-Bianchet 2011)","noteIndex":0},"citationItems":[{"id":3573,"uris":["http://zotero.org/users/3388363/items/C47A8YEM"],"itemData":{"id":3573,"type":"article-journal","abstract":"1. Environmental conditions during early development can affect the growth patterns of vertebrates, influencing future survival and reproduction. In long-lived mammals, females that experience poor environmental conditions early in life may delay primiparity. In female bovids, annual horn growth increments may provide a record of age-specific reproduction and body growth. Horn length, however, may also be a criterion used by hunters in selecting animals to harvest, possibly leading to artificial selection. 2. We studied three populations of chamois (Rupicapra rupicapra) in the western Alps to explore the relationships between female horn length and early growth, age of primiparity and age-specific reproduction. We also compared the risk of harvest to reproductive status and horn length. 3. Early horn growth was positively correlated with body mass in pre-reproductive females and with reproduction in very young and senescent adults. Females with strong early horn growth attained primiparity at an earlier age than those with weak early growth. Horn length did not affect hunter selection, but we found a strong hunter preference for nonlactating females. 4. Our research highlights the persistent effects of early development on reproductive performance in mammals. Moderate sport harvests are unlikely to affect the evolution of phenotypic traits and reproductive strategies in female chamois. A policy of penalizing hunters that harvest lactating females, however, may increase the harvest of 2-year-old females, which have high reproductive potential.","container-title":"Journal of Animal Ecology","DOI":"10.1111/j.1365-2656.2010.01773.x","ISSN":"1365-2656","issue":"2","language":"en","note":"_eprint: https://onlinelibrary.wiley.com/doi/pdf/10.1111/j.1365-2656.2010.01773.x","page":"438-447","source":"Wiley Online Library","title":"Effects of early horn growth on reproduction and hunting mortality in female chamois","volume":"80","author":[{"family":"Rughetti","given":"Marco"},{"family":"Festa-Bianchet","given":"Marco"}],"issued":{"date-parts":[["2011"]]},"citation-key":"rughettiEffectsEarlyHorn2011"}}],"schema":"https://github.com/citation-style-language/schema/raw/master/csl-citation.json"} </w:instrText>
      </w:r>
      <w:r w:rsidRPr="00244A3B">
        <w:rPr>
          <w:color w:val="auto"/>
        </w:rPr>
        <w:fldChar w:fldCharType="separate"/>
      </w:r>
      <w:r w:rsidRPr="00244A3B">
        <w:rPr>
          <w:noProof/>
          <w:color w:val="auto"/>
        </w:rPr>
        <w:t>(Rughetti and Festa-Bianchet 2011)</w:t>
      </w:r>
      <w:r w:rsidRPr="00244A3B">
        <w:rPr>
          <w:color w:val="auto"/>
        </w:rPr>
        <w:fldChar w:fldCharType="end"/>
      </w:r>
      <w:ins w:id="290" w:author="Giulia Masoero" w:date="2022-06-30T17:31:00Z">
        <w:r w:rsidRPr="00244A3B">
          <w:rPr>
            <w:color w:val="auto"/>
          </w:rPr>
          <w:t>.</w:t>
        </w:r>
      </w:ins>
      <w:ins w:id="291" w:author="Giulia Masoero" w:date="2022-06-30T17:30:00Z">
        <w:r w:rsidRPr="00244A3B">
          <w:rPr>
            <w:color w:val="auto"/>
          </w:rPr>
          <w:t xml:space="preserve"> </w:t>
        </w:r>
      </w:ins>
      <w:ins w:id="292" w:author="Giulia Masoero" w:date="2022-06-30T17:31:00Z">
        <w:r w:rsidRPr="00244A3B">
          <w:rPr>
            <w:color w:val="auto"/>
          </w:rPr>
          <w:t>F</w:t>
        </w:r>
      </w:ins>
      <w:ins w:id="293" w:author="Giulia Masoero" w:date="2022-06-30T17:30:00Z">
        <w:r w:rsidRPr="00244A3B">
          <w:rPr>
            <w:color w:val="auto"/>
          </w:rPr>
          <w:t>rom May until July is the main period of</w:t>
        </w:r>
      </w:ins>
      <w:ins w:id="294" w:author="Giulia Masoero" w:date="2022-06-30T17:31:00Z">
        <w:r w:rsidRPr="00244A3B">
          <w:rPr>
            <w:color w:val="auto"/>
          </w:rPr>
          <w:t xml:space="preserve"> lactation for kids and of increase in body mass for yearlings as vegetation </w:t>
        </w:r>
        <w:r w:rsidR="000C5FFD" w:rsidRPr="00244A3B">
          <w:rPr>
            <w:color w:val="auto"/>
          </w:rPr>
          <w:t>begins growing in Ap</w:t>
        </w:r>
      </w:ins>
      <w:ins w:id="295" w:author="Giulia Masoero" w:date="2022-06-30T17:32:00Z">
        <w:r w:rsidR="000C5FFD" w:rsidRPr="00244A3B">
          <w:rPr>
            <w:color w:val="auto"/>
          </w:rPr>
          <w:t xml:space="preserve">ril, peaking in July </w:t>
        </w:r>
      </w:ins>
      <w:r w:rsidR="000C5FFD" w:rsidRPr="00244A3B">
        <w:rPr>
          <w:color w:val="auto"/>
        </w:rPr>
        <w:fldChar w:fldCharType="begin"/>
      </w:r>
      <w:r w:rsidR="000C5FFD" w:rsidRPr="00244A3B">
        <w:rPr>
          <w:color w:val="auto"/>
        </w:rPr>
        <w:instrText xml:space="preserve"> ADDIN ZOTERO_ITEM CSL_CITATION {"citationID":"UN9A7QRz","properties":{"formattedCitation":"(Pettorelli et al. 2007)","plainCitation":"(Pettorelli et al. 2007)","noteIndex":0},"citationItems":[{"id":3575,"uris":["http://zotero.org/users/3388363/items/BQYELR7R"],"itemData":{"id":3575,"type":"article-journal","abstract":"Seasonal patterns of climate and vegetation growth are expected to be altered by global warming. In alpine environments, the reproduction of birds and mammals is tightly linked to seasonality; therefore such alterations may have strong repercussions on recruitment. We used the normalized difference vegetation index (NDVI), a satellite-based measurement that correlates strongly with aboveground net primary productivity, to explore how annual variations in the timing of vegetation onset and in the rate of change in primary production during green-up affected juvenile growth and survival of bighorn sheep (Ovis canadensis), Alpine ibex (Capra ibex), and mountain goats (Oreamnos americanus) in four different populations in two continents. We indexed timing of onset of vegetation growth by the integrated NDVI (INDVI) in May. The rate of change in primary production during green-up (early May to early July) was estimated as (1) the maximal slope between any two successive bimonthly NDVI values during this period and (2) the slope in NDVI between early May and early July. The maximal slope in NDVI was negatively correlated with lamb growth and survival in both populations of bighorn sheep, growth of mountain goat kids, and survival of Alpine ibex kids, but not with survival of mountain goat kids. There was no effect of INDVI in May and of the slope in NDVI between early May and early July on juvenile growth and survival for any species. Although rapid changes in NDVI during the green-up period could translate into higher plant productivity, they may also lead to a shorter period of availability of high-quality forage over a large spatial scale, decreasing the opportunity for mountain ungulates to exploit high-quality forage. Our results suggest that attempts to forecast how warmer winters and springs will affect animal population dynamics and life histories in alpine environments should consider factors influencing the rate of changes in primary production during green-up and the timing of vegetation onset.","container-title":"Ecology","DOI":"10.1890/06-0875","ISSN":"1939-9170","issue":"2","language":"en","note":"_eprint: https://onlinelibrary.wiley.com/doi/pdf/10.1890/06-0875","page":"381-390","source":"Wiley Online Library","title":"Early Onset of Vegetation Growth Vs. Rapid Green-up: Impacts on Juvenile Mountain Ungulates","title-short":"Early Onset of Vegetation Growth Vs. Rapid Green-up","volume":"88","author":[{"family":"Pettorelli","given":"Nathalie"},{"family":"Pelletier","given":"Fanie"},{"family":"Hardenberg","given":"Achaz","dropping-particle":"von"},{"family":"Festa-Bianchet","given":"Marco"},{"family":"Côté","given":"Steeve D."}],"issued":{"date-parts":[["2007"]]},"citation-key":"pettorelliEarlyOnsetVegetation2007"}}],"schema":"https://github.com/citation-style-language/schema/raw/master/csl-citation.json"} </w:instrText>
      </w:r>
      <w:r w:rsidR="000C5FFD" w:rsidRPr="00244A3B">
        <w:rPr>
          <w:color w:val="auto"/>
        </w:rPr>
        <w:fldChar w:fldCharType="separate"/>
      </w:r>
      <w:r w:rsidR="000C5FFD" w:rsidRPr="00244A3B">
        <w:rPr>
          <w:noProof/>
          <w:color w:val="auto"/>
        </w:rPr>
        <w:t>(Pettorelli et al. 2007)</w:t>
      </w:r>
      <w:r w:rsidR="000C5FFD" w:rsidRPr="00244A3B">
        <w:rPr>
          <w:color w:val="auto"/>
        </w:rPr>
        <w:fldChar w:fldCharType="end"/>
      </w:r>
    </w:p>
    <w:p w14:paraId="2109B9D6" w14:textId="37ACA9DB" w:rsidR="000E528F" w:rsidRPr="00244A3B" w:rsidRDefault="006864EE" w:rsidP="00244A3B">
      <w:pPr>
        <w:pStyle w:val="Default"/>
        <w:spacing w:before="120" w:after="120"/>
        <w:ind w:firstLine="426"/>
        <w:rPr>
          <w:ins w:id="296" w:author="Giulia Masoero" w:date="2022-06-30T15:18:00Z"/>
          <w:color w:val="auto"/>
        </w:rPr>
        <w:pPrChange w:id="297" w:author="Giulia Masoero" w:date="2022-07-01T17:22:00Z">
          <w:pPr>
            <w:pStyle w:val="Default"/>
            <w:spacing w:before="120" w:after="120" w:line="360" w:lineRule="auto"/>
            <w:ind w:firstLine="426"/>
          </w:pPr>
        </w:pPrChange>
      </w:pPr>
      <w:ins w:id="298" w:author="Giulia Masoero" w:date="2022-06-30T15:12:00Z">
        <w:r w:rsidRPr="00244A3B">
          <w:rPr>
            <w:color w:val="auto"/>
          </w:rPr>
          <w:t>The data</w:t>
        </w:r>
      </w:ins>
      <w:ins w:id="299" w:author="Giulia Masoero" w:date="2022-06-30T17:28:00Z">
        <w:r w:rsidR="0061786B" w:rsidRPr="00244A3B">
          <w:rPr>
            <w:color w:val="auto"/>
          </w:rPr>
          <w:t xml:space="preserve"> </w:t>
        </w:r>
      </w:ins>
      <w:ins w:id="300" w:author="Giulia Masoero" w:date="2022-06-30T15:12:00Z">
        <w:r w:rsidRPr="00244A3B">
          <w:rPr>
            <w:color w:val="auto"/>
          </w:rPr>
          <w:t xml:space="preserve">analysed in this study </w:t>
        </w:r>
      </w:ins>
      <w:ins w:id="301" w:author="Giulia Masoero" w:date="2022-06-30T17:28:00Z">
        <w:r w:rsidR="0061786B" w:rsidRPr="00244A3B">
          <w:rPr>
            <w:color w:val="auto"/>
          </w:rPr>
          <w:t>are the records of</w:t>
        </w:r>
      </w:ins>
      <w:ins w:id="302" w:author="Giulia Masoero" w:date="2022-06-30T15:12:00Z">
        <w:r w:rsidRPr="00244A3B">
          <w:rPr>
            <w:color w:val="auto"/>
          </w:rPr>
          <w:t xml:space="preserve"> </w:t>
        </w:r>
      </w:ins>
      <w:ins w:id="303" w:author="Giulia Masoero" w:date="2022-06-30T17:28:00Z">
        <w:r w:rsidR="0061786B" w:rsidRPr="00244A3B">
          <w:rPr>
            <w:color w:val="auto"/>
          </w:rPr>
          <w:t xml:space="preserve">the </w:t>
        </w:r>
      </w:ins>
      <w:ins w:id="304" w:author="Giulia Masoero" w:date="2022-06-30T15:12:00Z">
        <w:r w:rsidRPr="00244A3B">
          <w:rPr>
            <w:color w:val="auto"/>
          </w:rPr>
          <w:t>Ticino hunting bag</w:t>
        </w:r>
      </w:ins>
      <w:ins w:id="305" w:author="Giulia Masoero" w:date="2022-06-30T17:28:00Z">
        <w:r w:rsidR="0061786B" w:rsidRPr="00244A3B">
          <w:rPr>
            <w:color w:val="auto"/>
          </w:rPr>
          <w:t>s</w:t>
        </w:r>
      </w:ins>
      <w:ins w:id="306" w:author="Giulia Masoero" w:date="2022-06-30T15:12:00Z">
        <w:r w:rsidRPr="00244A3B">
          <w:rPr>
            <w:color w:val="auto"/>
          </w:rPr>
          <w:t xml:space="preserve"> from 1992 to 2018. </w:t>
        </w:r>
      </w:ins>
      <w:ins w:id="307" w:author="Giulia Masoero" w:date="2022-06-30T17:27:00Z">
        <w:r w:rsidR="0061786B" w:rsidRPr="00244A3B">
          <w:rPr>
            <w:color w:val="auto"/>
          </w:rPr>
          <w:t>In Ticino</w:t>
        </w:r>
        <w:r w:rsidR="0061786B" w:rsidRPr="00244A3B">
          <w:rPr>
            <w:color w:val="auto"/>
          </w:rPr>
          <w:t>,</w:t>
        </w:r>
        <w:r w:rsidR="0061786B" w:rsidRPr="00244A3B">
          <w:rPr>
            <w:color w:val="auto"/>
          </w:rPr>
          <w:t xml:space="preserve"> hunting starts </w:t>
        </w:r>
        <w:r w:rsidR="0061786B" w:rsidRPr="00244A3B">
          <w:rPr>
            <w:color w:val="auto"/>
          </w:rPr>
          <w:t>at the beginning</w:t>
        </w:r>
        <w:r w:rsidR="0061786B" w:rsidRPr="00244A3B">
          <w:rPr>
            <w:color w:val="auto"/>
          </w:rPr>
          <w:t xml:space="preserve"> of September and the harvest plan is mostly completed </w:t>
        </w:r>
        <w:r w:rsidR="0061786B" w:rsidRPr="00244A3B">
          <w:rPr>
            <w:color w:val="auto"/>
          </w:rPr>
          <w:t>within</w:t>
        </w:r>
        <w:r w:rsidR="0061786B" w:rsidRPr="00244A3B">
          <w:rPr>
            <w:color w:val="auto"/>
          </w:rPr>
          <w:t xml:space="preserve"> </w:t>
        </w:r>
        <w:r w:rsidR="0061786B" w:rsidRPr="00244A3B">
          <w:rPr>
            <w:color w:val="auto"/>
          </w:rPr>
          <w:t>three</w:t>
        </w:r>
        <w:r w:rsidR="0061786B" w:rsidRPr="00244A3B">
          <w:rPr>
            <w:color w:val="auto"/>
          </w:rPr>
          <w:t xml:space="preserve"> weeks.</w:t>
        </w:r>
        <w:r w:rsidR="0061786B" w:rsidRPr="00244A3B">
          <w:rPr>
            <w:color w:val="auto"/>
          </w:rPr>
          <w:t xml:space="preserve"> </w:t>
        </w:r>
      </w:ins>
      <w:ins w:id="308" w:author="Giulia Masoero" w:date="2022-06-30T15:12:00Z">
        <w:r w:rsidRPr="00244A3B">
          <w:rPr>
            <w:color w:val="auto"/>
          </w:rPr>
          <w:t>Overall, 34 017 animals were legally shot during the hunting period</w:t>
        </w:r>
      </w:ins>
      <w:ins w:id="309" w:author="Giulia Masoero" w:date="2022-06-30T15:13:00Z">
        <w:r w:rsidRPr="00244A3B">
          <w:rPr>
            <w:color w:val="auto"/>
          </w:rPr>
          <w:t xml:space="preserve"> ranging from an </w:t>
        </w:r>
      </w:ins>
      <w:ins w:id="310" w:author="Giulia Masoero" w:date="2022-06-30T15:12:00Z">
        <w:r w:rsidRPr="00244A3B">
          <w:rPr>
            <w:color w:val="auto"/>
          </w:rPr>
          <w:t>age of 0.5 to 22.5 years old</w:t>
        </w:r>
      </w:ins>
      <w:ins w:id="311" w:author="Giulia Masoero" w:date="2022-06-30T15:13:00Z">
        <w:r w:rsidRPr="00244A3B">
          <w:rPr>
            <w:color w:val="auto"/>
          </w:rPr>
          <w:t>.</w:t>
        </w:r>
      </w:ins>
      <w:ins w:id="312" w:author="Giulia Masoero" w:date="2022-06-30T15:12:00Z">
        <w:r w:rsidRPr="00244A3B">
          <w:rPr>
            <w:color w:val="auto"/>
          </w:rPr>
          <w:t xml:space="preserve"> </w:t>
        </w:r>
      </w:ins>
      <w:ins w:id="313" w:author="Giulia Masoero" w:date="2022-06-30T15:16:00Z">
        <w:r w:rsidR="000E528F" w:rsidRPr="00244A3B">
          <w:rPr>
            <w:color w:val="auto"/>
          </w:rPr>
          <w:t>All animals were sexed</w:t>
        </w:r>
      </w:ins>
      <w:ins w:id="314" w:author="Giulia Masoero" w:date="2022-06-30T15:17:00Z">
        <w:r w:rsidR="000E528F" w:rsidRPr="00244A3B">
          <w:rPr>
            <w:color w:val="auto"/>
          </w:rPr>
          <w:t>, aged</w:t>
        </w:r>
      </w:ins>
      <w:ins w:id="315" w:author="Giulia Masoero" w:date="2022-06-30T15:16:00Z">
        <w:r w:rsidR="000E528F" w:rsidRPr="00244A3B">
          <w:rPr>
            <w:color w:val="auto"/>
          </w:rPr>
          <w:t xml:space="preserve"> and weighted (eviscerated). Both males and females have horns all year-round, even though female ones tend to be shorter. For the estimation of the age of the shot chamois, measurement of the teeth and the growth rings of their horns were used</w:t>
        </w:r>
      </w:ins>
      <w:ins w:id="316" w:author="Giulia Masoero" w:date="2022-06-30T17:17:00Z">
        <w:r w:rsidR="004468A1" w:rsidRPr="00244A3B">
          <w:rPr>
            <w:color w:val="auto"/>
          </w:rPr>
          <w:t xml:space="preserve"> </w:t>
        </w:r>
      </w:ins>
      <w:r w:rsidR="004468A1" w:rsidRPr="00244A3B">
        <w:rPr>
          <w:color w:val="auto"/>
        </w:rPr>
        <w:fldChar w:fldCharType="begin"/>
      </w:r>
      <w:r w:rsidR="0022737D" w:rsidRPr="00244A3B">
        <w:rPr>
          <w:color w:val="auto"/>
        </w:rPr>
        <w:instrText xml:space="preserve"> ADDIN ZOTERO_ITEM CSL_CITATION {"citationID":"XrXhYMzd","properties":{"formattedCitation":"(Schroder and Elsner-Schack)","plainCitation":"(Schroder and Elsner-Schack)","noteIndex":0},"citationItems":[{"id":3571,"uris":["http://zotero.org/users/3388363/items/6M3P79HC"],"itemData":{"id":3571,"type":"chapter","container-title":"The biology and management of mountain ungulates","edition":"(Lovari S., ed.)","event-place":"London, United Kingdom","publisher":"Croom Helm","publisher-place":"London, United Kingdom","title":"Correct age determination in chamois","author":[{"family":"Schroder","given":"W"},{"family":"Elsner-Schack","given":"I. V."}],"citation-key":"schroderCorrectAgeDetermination"}}],"schema":"https://github.com/citation-style-language/schema/raw/master/csl-citation.json"} </w:instrText>
      </w:r>
      <w:r w:rsidR="004468A1" w:rsidRPr="00244A3B">
        <w:rPr>
          <w:color w:val="auto"/>
        </w:rPr>
        <w:fldChar w:fldCharType="separate"/>
      </w:r>
      <w:r w:rsidR="0022737D" w:rsidRPr="00244A3B">
        <w:rPr>
          <w:noProof/>
          <w:color w:val="auto"/>
        </w:rPr>
        <w:t>(Schroder and Elsner-Schack)</w:t>
      </w:r>
      <w:r w:rsidR="004468A1" w:rsidRPr="00244A3B">
        <w:rPr>
          <w:color w:val="auto"/>
        </w:rPr>
        <w:fldChar w:fldCharType="end"/>
      </w:r>
      <w:ins w:id="317" w:author="Giulia Masoero" w:date="2022-06-30T15:16:00Z">
        <w:r w:rsidR="000E528F" w:rsidRPr="00244A3B">
          <w:rPr>
            <w:color w:val="auto"/>
          </w:rPr>
          <w:t>.</w:t>
        </w:r>
      </w:ins>
      <w:ins w:id="318" w:author="Giulia Masoero" w:date="2022-06-30T15:24:00Z">
        <w:r w:rsidR="006C5E46" w:rsidRPr="00244A3B">
          <w:rPr>
            <w:color w:val="auto"/>
          </w:rPr>
          <w:t xml:space="preserve"> </w:t>
        </w:r>
      </w:ins>
      <w:ins w:id="319" w:author="Giulia Masoero" w:date="2022-06-30T15:21:00Z">
        <w:r w:rsidR="006C5E46" w:rsidRPr="00244A3B">
          <w:rPr>
            <w:color w:val="auto"/>
          </w:rPr>
          <w:t>Due to the nature of the dataset, only information on individuals shot in September was available, so for the</w:t>
        </w:r>
      </w:ins>
      <w:ins w:id="320" w:author="Giulia Masoero" w:date="2022-06-30T15:24:00Z">
        <w:r w:rsidR="006C5E46" w:rsidRPr="00244A3B">
          <w:rPr>
            <w:color w:val="auto"/>
          </w:rPr>
          <w:t xml:space="preserve"> </w:t>
        </w:r>
      </w:ins>
      <w:ins w:id="321" w:author="Giulia Masoero" w:date="2022-06-30T15:12:00Z">
        <w:r w:rsidRPr="00244A3B">
          <w:rPr>
            <w:color w:val="auto"/>
          </w:rPr>
          <w:t xml:space="preserve">purpose of this study, only a </w:t>
        </w:r>
      </w:ins>
      <w:ins w:id="322" w:author="Giulia Masoero" w:date="2022-06-30T15:14:00Z">
        <w:r w:rsidRPr="00244A3B">
          <w:rPr>
            <w:color w:val="auto"/>
          </w:rPr>
          <w:t>1.5-year-old animals were considered</w:t>
        </w:r>
        <w:r w:rsidR="000E528F" w:rsidRPr="00244A3B">
          <w:rPr>
            <w:color w:val="auto"/>
          </w:rPr>
          <w:t xml:space="preserve"> (</w:t>
        </w:r>
      </w:ins>
      <w:ins w:id="323" w:author="Giulia Masoero" w:date="2022-06-30T15:12:00Z">
        <w:r w:rsidRPr="00244A3B">
          <w:rPr>
            <w:color w:val="auto"/>
          </w:rPr>
          <w:t>7127 individuals</w:t>
        </w:r>
      </w:ins>
      <w:ins w:id="324" w:author="Giulia Masoero" w:date="2022-06-30T15:16:00Z">
        <w:r w:rsidR="000E528F" w:rsidRPr="00244A3B">
          <w:rPr>
            <w:color w:val="auto"/>
          </w:rPr>
          <w:t>, 3257 females and 3870 males</w:t>
        </w:r>
      </w:ins>
      <w:ins w:id="325" w:author="Giulia Masoero" w:date="2022-06-30T15:15:00Z">
        <w:r w:rsidR="000E528F" w:rsidRPr="00244A3B">
          <w:rPr>
            <w:color w:val="auto"/>
          </w:rPr>
          <w:t>)</w:t>
        </w:r>
      </w:ins>
      <w:ins w:id="326" w:author="Giulia Masoero" w:date="2022-06-30T15:12:00Z">
        <w:r w:rsidRPr="00244A3B">
          <w:rPr>
            <w:color w:val="auto"/>
          </w:rPr>
          <w:t>.</w:t>
        </w:r>
      </w:ins>
      <w:ins w:id="327" w:author="Giulia Masoero" w:date="2022-06-30T15:22:00Z">
        <w:r w:rsidR="006C5E46" w:rsidRPr="00244A3B">
          <w:rPr>
            <w:color w:val="auto"/>
          </w:rPr>
          <w:t xml:space="preserve"> As chamois are usually weaned at 3 to 6 months of age </w:t>
        </w:r>
        <w:r w:rsidR="006C5E46" w:rsidRPr="00244A3B">
          <w:rPr>
            <w:color w:val="auto"/>
          </w:rPr>
          <w:fldChar w:fldCharType="begin"/>
        </w:r>
        <w:r w:rsidR="006C5E46" w:rsidRPr="00244A3B">
          <w:rPr>
            <w:color w:val="auto"/>
          </w:rPr>
          <w:instrText xml:space="preserve"> ADDIN ZOTERO_ITEM CSL_CITATION {"citationID":"zsoWOx88","properties":{"formattedCitation":"(Scornavacca et al. 2018)","plainCitation":"(Scornavacca et al. 2018)","noteIndex":0},"citationItems":[{"id":3529,"uris":["http://zotero.org/users/3388363/items/JZB2FER6"],"itemData":{"id":3529,"type":"article-journal","abstract":"Maternal cares and, in particular, suckling behaviour, are fundamental for early growth and survival of offspring ungulates. In turn, factors influencing maternal cares can have important effects at individual and population levels, with consequences at both short and long temporal scales. We assessed monthly variation of behavioural indices of suckling and nursing, as well as occurrence of allosuckling, in a mountain-dwelling ungulate, the Apennine chamois Rupicapra pyrenaica ornata, on summer-early autumn 2013–2014. Not surprisingly, duration of suckling events and frequency of suckling solicitations by kids, decreased throughout months, whereas the proportion of grazing kids increased from July to October, indicating a growing reliance on pasture. Conversely, the probability of suckling success kept stable from July to October, suggesting a constant willingness of females to allow kids to suckle. Of all suckling events, 63% involved more than one kid, indicating allosuckling. On average, multiple suckles were shorter than those involving one kid and occurred in all months with the same proportion.Our results suggest the occurrence of high levels of maternal cares in a gregarious herbivore, with frequent allosuckling and apparent willingness of females to nurse offspring throughout summer-autumn. These results suggest that the mother’s role does not terminate with weaning.","container-title":"Ethology Ecology &amp; Evolution","DOI":"10.1080/03949370.2017.1423115","ISSN":"0394-9370","issue":"5","note":"publisher: Taylor &amp; Francis\n_eprint: https://doi.org/10.1080/03949370.2017.1423115","page":"385-398","source":"Taylor and Francis+NEJM","title":"Suckling behaviour and allonursing in the Apennine chamois","volume":"30","author":[{"family":"Scornavacca","given":"Davide"},{"family":"Cotza","given":"Antonella"},{"family":"Lovari","given":"Sandro"},{"family":"Ferretti","given":"Francesco"}],"issued":{"date-parts":[["2018",9,3]]},"citation-key":"scornavaccaSucklingBehaviourAllonursing2018"}}],"schema":"https://github.com/citation-style-language/schema/raw/master/csl-citation.json"} </w:instrText>
        </w:r>
        <w:r w:rsidR="006C5E46" w:rsidRPr="00244A3B">
          <w:rPr>
            <w:color w:val="auto"/>
          </w:rPr>
          <w:fldChar w:fldCharType="separate"/>
        </w:r>
        <w:r w:rsidR="006C5E46" w:rsidRPr="00244A3B">
          <w:rPr>
            <w:noProof/>
            <w:color w:val="auto"/>
          </w:rPr>
          <w:t>(Scornavacca et al. 2018)</w:t>
        </w:r>
        <w:r w:rsidR="006C5E46" w:rsidRPr="00244A3B">
          <w:rPr>
            <w:color w:val="auto"/>
          </w:rPr>
          <w:fldChar w:fldCharType="end"/>
        </w:r>
        <w:r w:rsidR="006C5E46" w:rsidRPr="00244A3B">
          <w:rPr>
            <w:color w:val="auto"/>
          </w:rPr>
          <w:t xml:space="preserve">, a 1.5-year-old individual has been feeding on their own for nearly a year, </w:t>
        </w:r>
      </w:ins>
      <w:ins w:id="328" w:author="Giulia Masoero" w:date="2022-06-30T15:23:00Z">
        <w:r w:rsidR="006C5E46" w:rsidRPr="00244A3B">
          <w:rPr>
            <w:color w:val="auto"/>
          </w:rPr>
          <w:t>is</w:t>
        </w:r>
      </w:ins>
      <w:ins w:id="329" w:author="Giulia Masoero" w:date="2022-06-30T15:22:00Z">
        <w:r w:rsidR="006C5E46" w:rsidRPr="00244A3B">
          <w:rPr>
            <w:color w:val="auto"/>
          </w:rPr>
          <w:t xml:space="preserve"> fully grown but still very vulnerable to external abiotic and biotic threat</w:t>
        </w:r>
      </w:ins>
      <w:ins w:id="330" w:author="Giulia Masoero" w:date="2022-06-30T15:23:00Z">
        <w:r w:rsidR="006C5E46" w:rsidRPr="00244A3B">
          <w:rPr>
            <w:color w:val="auto"/>
          </w:rPr>
          <w:t xml:space="preserve">s due to </w:t>
        </w:r>
      </w:ins>
      <w:ins w:id="331" w:author="Giulia Masoero" w:date="2022-06-30T15:22:00Z">
        <w:r w:rsidR="006C5E46" w:rsidRPr="00244A3B">
          <w:rPr>
            <w:color w:val="auto"/>
          </w:rPr>
          <w:t>the decreas</w:t>
        </w:r>
      </w:ins>
      <w:ins w:id="332" w:author="Giulia Masoero" w:date="2022-06-30T15:23:00Z">
        <w:r w:rsidR="006C5E46" w:rsidRPr="00244A3B">
          <w:rPr>
            <w:color w:val="auto"/>
          </w:rPr>
          <w:t>e</w:t>
        </w:r>
      </w:ins>
      <w:ins w:id="333" w:author="Giulia Masoero" w:date="2022-06-30T15:24:00Z">
        <w:r w:rsidR="006C5E46" w:rsidRPr="00244A3B">
          <w:rPr>
            <w:color w:val="auto"/>
          </w:rPr>
          <w:t xml:space="preserve"> in</w:t>
        </w:r>
      </w:ins>
      <w:ins w:id="334" w:author="Giulia Masoero" w:date="2022-06-30T15:22:00Z">
        <w:r w:rsidR="006C5E46" w:rsidRPr="00244A3B">
          <w:rPr>
            <w:color w:val="auto"/>
          </w:rPr>
          <w:t xml:space="preserve"> maternal car</w:t>
        </w:r>
      </w:ins>
      <w:ins w:id="335" w:author="Giulia Masoero" w:date="2022-06-30T15:23:00Z">
        <w:r w:rsidR="006C5E46" w:rsidRPr="00244A3B">
          <w:rPr>
            <w:color w:val="auto"/>
          </w:rPr>
          <w:t>e</w:t>
        </w:r>
      </w:ins>
      <w:ins w:id="336" w:author="Giulia Masoero" w:date="2022-06-30T15:22:00Z">
        <w:r w:rsidR="006C5E46" w:rsidRPr="00244A3B">
          <w:rPr>
            <w:color w:val="auto"/>
          </w:rPr>
          <w:t xml:space="preserve"> and increas</w:t>
        </w:r>
      </w:ins>
      <w:ins w:id="337" w:author="Giulia Masoero" w:date="2022-06-30T15:23:00Z">
        <w:r w:rsidR="006C5E46" w:rsidRPr="00244A3B">
          <w:rPr>
            <w:color w:val="auto"/>
          </w:rPr>
          <w:t>e</w:t>
        </w:r>
      </w:ins>
      <w:ins w:id="338" w:author="Giulia Masoero" w:date="2022-06-30T15:24:00Z">
        <w:r w:rsidR="006C5E46" w:rsidRPr="00244A3B">
          <w:rPr>
            <w:color w:val="auto"/>
          </w:rPr>
          <w:t xml:space="preserve"> in active</w:t>
        </w:r>
      </w:ins>
      <w:ins w:id="339" w:author="Giulia Masoero" w:date="2022-06-30T15:22:00Z">
        <w:r w:rsidR="006C5E46" w:rsidRPr="00244A3B">
          <w:rPr>
            <w:color w:val="auto"/>
          </w:rPr>
          <w:t xml:space="preserve"> grazing behaviour. </w:t>
        </w:r>
      </w:ins>
    </w:p>
    <w:p w14:paraId="38DCB4C7" w14:textId="77777777" w:rsidR="000E528F" w:rsidRPr="00244A3B" w:rsidRDefault="000E528F" w:rsidP="00244A3B">
      <w:pPr>
        <w:pStyle w:val="Default"/>
        <w:spacing w:before="120" w:after="120"/>
        <w:ind w:firstLine="426"/>
        <w:rPr>
          <w:ins w:id="340" w:author="Giulia Masoero" w:date="2022-05-30T15:03:00Z"/>
          <w:color w:val="auto"/>
        </w:rPr>
        <w:pPrChange w:id="341" w:author="Giulia Masoero" w:date="2022-07-01T17:22:00Z">
          <w:pPr>
            <w:pStyle w:val="Default"/>
            <w:spacing w:before="120" w:after="120" w:line="360" w:lineRule="auto"/>
            <w:ind w:firstLine="426"/>
          </w:pPr>
        </w:pPrChange>
      </w:pPr>
    </w:p>
    <w:p w14:paraId="0405526C" w14:textId="7E93438C" w:rsidR="00F942F1" w:rsidRPr="00244A3B" w:rsidRDefault="00F942F1" w:rsidP="00244A3B">
      <w:pPr>
        <w:pStyle w:val="Default"/>
        <w:spacing w:before="120" w:after="120"/>
        <w:ind w:firstLine="426"/>
        <w:rPr>
          <w:color w:val="auto"/>
        </w:rPr>
        <w:pPrChange w:id="342" w:author="Giulia Masoero" w:date="2022-07-01T17:22:00Z">
          <w:pPr>
            <w:pStyle w:val="Default"/>
            <w:spacing w:before="120" w:after="120" w:line="360" w:lineRule="auto"/>
            <w:ind w:firstLine="426"/>
          </w:pPr>
        </w:pPrChange>
      </w:pPr>
      <w:ins w:id="343" w:author="Giulia Masoero" w:date="2022-05-30T15:03:00Z">
        <w:r w:rsidRPr="00244A3B">
          <w:rPr>
            <w:noProof/>
            <w:color w:val="auto"/>
          </w:rPr>
          <w:drawing>
            <wp:inline distT="0" distB="0" distL="0" distR="0" wp14:anchorId="729347A5" wp14:editId="17B618D2">
              <wp:extent cx="2350897" cy="317257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9408" cy="3184056"/>
                      </a:xfrm>
                      <a:prstGeom prst="rect">
                        <a:avLst/>
                      </a:prstGeom>
                    </pic:spPr>
                  </pic:pic>
                </a:graphicData>
              </a:graphic>
            </wp:inline>
          </w:drawing>
        </w:r>
      </w:ins>
    </w:p>
    <w:p w14:paraId="551A67D5" w14:textId="54703D4D" w:rsidR="00294694" w:rsidRPr="00244A3B" w:rsidRDefault="00294694" w:rsidP="00244A3B">
      <w:pPr>
        <w:pStyle w:val="Default"/>
        <w:spacing w:before="120" w:after="120"/>
        <w:ind w:firstLine="426"/>
        <w:rPr>
          <w:ins w:id="344" w:author="Giulia Masoero" w:date="2022-05-30T15:03:00Z"/>
          <w:i/>
          <w:iCs/>
          <w:color w:val="auto"/>
        </w:rPr>
        <w:pPrChange w:id="345" w:author="Giulia Masoero" w:date="2022-07-01T17:22:00Z">
          <w:pPr>
            <w:pStyle w:val="Default"/>
            <w:spacing w:before="120" w:after="120" w:line="360" w:lineRule="auto"/>
            <w:ind w:firstLine="426"/>
          </w:pPr>
        </w:pPrChange>
      </w:pPr>
      <w:r w:rsidRPr="00244A3B">
        <w:rPr>
          <w:color w:val="auto"/>
        </w:rPr>
        <w:t xml:space="preserve">Figure 1. A map showing hunted chamois in the Ticino canton between 1992 and 2018. Different colours represent the seven districts where animals were hunted (red: </w:t>
      </w:r>
      <w:proofErr w:type="spellStart"/>
      <w:r w:rsidRPr="00244A3B">
        <w:rPr>
          <w:color w:val="auto"/>
        </w:rPr>
        <w:t>Leventina,yellow</w:t>
      </w:r>
      <w:proofErr w:type="spellEnd"/>
      <w:r w:rsidRPr="00244A3B">
        <w:rPr>
          <w:color w:val="auto"/>
        </w:rPr>
        <w:t xml:space="preserve">: </w:t>
      </w:r>
      <w:proofErr w:type="spellStart"/>
      <w:r w:rsidRPr="00244A3B">
        <w:rPr>
          <w:color w:val="auto"/>
        </w:rPr>
        <w:t>Blenio</w:t>
      </w:r>
      <w:proofErr w:type="spellEnd"/>
      <w:r w:rsidRPr="00244A3B">
        <w:rPr>
          <w:color w:val="auto"/>
        </w:rPr>
        <w:t xml:space="preserve">, light green: </w:t>
      </w:r>
      <w:proofErr w:type="spellStart"/>
      <w:r w:rsidRPr="00244A3B">
        <w:rPr>
          <w:color w:val="auto"/>
        </w:rPr>
        <w:t>Vallemaggia</w:t>
      </w:r>
      <w:proofErr w:type="spellEnd"/>
      <w:r w:rsidRPr="00244A3B">
        <w:rPr>
          <w:color w:val="auto"/>
        </w:rPr>
        <w:t xml:space="preserve">, purple: Locarno, olive: Riviera, blue: </w:t>
      </w:r>
      <w:proofErr w:type="spellStart"/>
      <w:r w:rsidRPr="00244A3B">
        <w:rPr>
          <w:color w:val="auto"/>
        </w:rPr>
        <w:t>Bellinzona</w:t>
      </w:r>
      <w:proofErr w:type="spellEnd"/>
      <w:r w:rsidRPr="00244A3B">
        <w:rPr>
          <w:color w:val="auto"/>
        </w:rPr>
        <w:t xml:space="preserve">, pink: Lugano). A dot represents the capture location of at least one chamois with </w:t>
      </w:r>
      <w:r w:rsidRPr="00244A3B">
        <w:rPr>
          <w:color w:val="auto"/>
        </w:rPr>
        <w:lastRenderedPageBreak/>
        <w:t xml:space="preserve">a resolution of 1 km2. </w:t>
      </w:r>
      <w:r w:rsidRPr="00244A3B">
        <w:rPr>
          <w:color w:val="auto"/>
          <w:highlight w:val="cyan"/>
          <w:rPrChange w:id="346" w:author="Giulia Masoero" w:date="2022-07-01T17:21:00Z">
            <w:rPr>
              <w:color w:val="auto"/>
            </w:rPr>
          </w:rPrChange>
        </w:rPr>
        <w:t>Blue squares indicate the location of meteorological stations in the canton and the blue square with a red dot represents the station where the weather data for this study was taken from</w:t>
      </w:r>
      <w:r w:rsidRPr="00244A3B">
        <w:rPr>
          <w:color w:val="auto"/>
        </w:rPr>
        <w:t xml:space="preserve">. </w:t>
      </w:r>
      <w:r w:rsidRPr="00244A3B">
        <w:rPr>
          <w:i/>
          <w:iCs/>
          <w:color w:val="auto"/>
        </w:rPr>
        <w:t xml:space="preserve">Adapted from </w:t>
      </w:r>
      <w:proofErr w:type="spellStart"/>
      <w:r w:rsidRPr="00244A3B">
        <w:rPr>
          <w:i/>
          <w:iCs/>
          <w:color w:val="auto"/>
        </w:rPr>
        <w:t>Ioset</w:t>
      </w:r>
      <w:proofErr w:type="spellEnd"/>
      <w:r w:rsidRPr="00244A3B">
        <w:rPr>
          <w:i/>
          <w:iCs/>
          <w:color w:val="auto"/>
        </w:rPr>
        <w:t xml:space="preserve"> (2020). </w:t>
      </w:r>
    </w:p>
    <w:p w14:paraId="70EC974D" w14:textId="289B9886" w:rsidR="00F942F1" w:rsidRPr="00244A3B" w:rsidRDefault="00E02F16" w:rsidP="00244A3B">
      <w:pPr>
        <w:pStyle w:val="Default"/>
        <w:spacing w:before="120" w:after="120"/>
        <w:ind w:firstLine="426"/>
        <w:rPr>
          <w:ins w:id="347" w:author="Giulia Masoero" w:date="2022-06-30T17:38:00Z"/>
          <w:color w:val="auto"/>
        </w:rPr>
        <w:pPrChange w:id="348" w:author="Giulia Masoero" w:date="2022-07-01T17:22:00Z">
          <w:pPr>
            <w:pStyle w:val="Default"/>
            <w:spacing w:before="120" w:after="120" w:line="360" w:lineRule="auto"/>
            <w:ind w:firstLine="426"/>
          </w:pPr>
        </w:pPrChange>
      </w:pPr>
      <w:ins w:id="349" w:author="Giulia Masoero" w:date="2022-06-30T17:38:00Z">
        <w:r w:rsidRPr="00244A3B">
          <w:rPr>
            <w:color w:val="auto"/>
            <w:highlight w:val="cyan"/>
            <w:rPrChange w:id="350" w:author="Giulia Masoero" w:date="2022-07-01T17:21:00Z">
              <w:rPr>
                <w:color w:val="auto"/>
              </w:rPr>
            </w:rPrChange>
          </w:rPr>
          <w:t>WHAT THE F…?</w:t>
        </w:r>
      </w:ins>
    </w:p>
    <w:p w14:paraId="74371283" w14:textId="7FCE1084" w:rsidR="00E02F16" w:rsidRPr="00244A3B" w:rsidRDefault="00E02F16" w:rsidP="00244A3B">
      <w:pPr>
        <w:pStyle w:val="Default"/>
        <w:spacing w:before="120" w:after="120"/>
        <w:ind w:firstLine="426"/>
        <w:rPr>
          <w:ins w:id="351" w:author="Giulia Masoero" w:date="2022-06-30T17:38:00Z"/>
          <w:color w:val="auto"/>
        </w:rPr>
        <w:pPrChange w:id="352" w:author="Giulia Masoero" w:date="2022-07-01T17:22:00Z">
          <w:pPr>
            <w:pStyle w:val="Default"/>
            <w:spacing w:before="120" w:after="120" w:line="360" w:lineRule="auto"/>
            <w:ind w:firstLine="426"/>
          </w:pPr>
        </w:pPrChange>
      </w:pPr>
    </w:p>
    <w:p w14:paraId="1F5C8B92" w14:textId="77777777" w:rsidR="00E02F16" w:rsidRPr="00244A3B" w:rsidRDefault="00E02F16" w:rsidP="00244A3B">
      <w:pPr>
        <w:pStyle w:val="Default"/>
        <w:spacing w:before="120" w:after="120"/>
        <w:ind w:firstLine="426"/>
        <w:rPr>
          <w:color w:val="auto"/>
        </w:rPr>
        <w:pPrChange w:id="353" w:author="Giulia Masoero" w:date="2022-07-01T17:22:00Z">
          <w:pPr>
            <w:pStyle w:val="Default"/>
            <w:spacing w:before="120" w:after="120" w:line="360" w:lineRule="auto"/>
            <w:ind w:firstLine="426"/>
          </w:pPr>
        </w:pPrChange>
      </w:pPr>
    </w:p>
    <w:p w14:paraId="710E41D3" w14:textId="77777777" w:rsidR="00294694" w:rsidRPr="00244A3B" w:rsidRDefault="00294694" w:rsidP="00244A3B">
      <w:pPr>
        <w:pStyle w:val="Default"/>
        <w:spacing w:before="120" w:after="120"/>
        <w:ind w:firstLine="426"/>
        <w:rPr>
          <w:i/>
          <w:iCs/>
          <w:color w:val="auto"/>
          <w:rPrChange w:id="354" w:author="Giulia Masoero" w:date="2022-07-01T17:21:00Z">
            <w:rPr>
              <w:color w:val="auto"/>
            </w:rPr>
          </w:rPrChange>
        </w:rPr>
        <w:pPrChange w:id="355" w:author="Giulia Masoero" w:date="2022-07-01T17:22:00Z">
          <w:pPr>
            <w:pStyle w:val="Default"/>
            <w:spacing w:before="120" w:after="120" w:line="360" w:lineRule="auto"/>
            <w:ind w:firstLine="426"/>
          </w:pPr>
        </w:pPrChange>
      </w:pPr>
      <w:r w:rsidRPr="00244A3B">
        <w:rPr>
          <w:i/>
          <w:iCs/>
          <w:color w:val="auto"/>
          <w:rPrChange w:id="356" w:author="Giulia Masoero" w:date="2022-07-01T17:21:00Z">
            <w:rPr>
              <w:b/>
              <w:bCs/>
              <w:color w:val="auto"/>
            </w:rPr>
          </w:rPrChange>
        </w:rPr>
        <w:t>Weather data</w:t>
      </w:r>
    </w:p>
    <w:p w14:paraId="4B0027A0" w14:textId="77777777" w:rsidR="00294694" w:rsidRPr="00244A3B" w:rsidRDefault="00294694" w:rsidP="00244A3B">
      <w:pPr>
        <w:pStyle w:val="Default"/>
        <w:spacing w:before="120" w:after="120"/>
        <w:ind w:firstLine="426"/>
        <w:rPr>
          <w:color w:val="auto"/>
        </w:rPr>
        <w:pPrChange w:id="357" w:author="Giulia Masoero" w:date="2022-07-01T17:22:00Z">
          <w:pPr>
            <w:pStyle w:val="Default"/>
            <w:spacing w:before="120" w:after="120" w:line="360" w:lineRule="auto"/>
            <w:ind w:firstLine="426"/>
          </w:pPr>
        </w:pPrChange>
      </w:pPr>
      <w:r w:rsidRPr="00244A3B">
        <w:rPr>
          <w:color w:val="auto"/>
        </w:rPr>
        <w:t xml:space="preserve">Data for mean ambient temperature were obtained from a Swiss meteorological station in the city of Lugano. The station is in a close proximity to the area where the chamois were hunted. The data contains information about the daily mean ambient temperature (℃) for the years 1970 – 2020 but for the purpose of the study, only measurements of temperatures from 1992 to 2018 were used. </w:t>
      </w:r>
    </w:p>
    <w:p w14:paraId="5FFCF539" w14:textId="4B4DD8BA" w:rsidR="00294694" w:rsidRPr="00244A3B" w:rsidDel="000E528F" w:rsidRDefault="00294694" w:rsidP="00244A3B">
      <w:pPr>
        <w:pStyle w:val="Default"/>
        <w:spacing w:before="120" w:after="120"/>
        <w:ind w:firstLine="426"/>
        <w:rPr>
          <w:del w:id="358" w:author="Giulia Masoero" w:date="2022-06-30T15:17:00Z"/>
          <w:i/>
          <w:iCs/>
          <w:color w:val="auto"/>
          <w:rPrChange w:id="359" w:author="Giulia Masoero" w:date="2022-07-01T17:21:00Z">
            <w:rPr>
              <w:del w:id="360" w:author="Giulia Masoero" w:date="2022-06-30T15:17:00Z"/>
              <w:color w:val="auto"/>
            </w:rPr>
          </w:rPrChange>
        </w:rPr>
        <w:pPrChange w:id="361" w:author="Giulia Masoero" w:date="2022-07-01T17:22:00Z">
          <w:pPr>
            <w:pStyle w:val="Default"/>
            <w:spacing w:before="120" w:after="120" w:line="360" w:lineRule="auto"/>
            <w:ind w:firstLine="426"/>
          </w:pPr>
        </w:pPrChange>
      </w:pPr>
      <w:del w:id="362" w:author="Giulia Masoero" w:date="2022-06-30T15:17:00Z">
        <w:r w:rsidRPr="00244A3B" w:rsidDel="000E528F">
          <w:rPr>
            <w:i/>
            <w:iCs/>
            <w:rPrChange w:id="363" w:author="Giulia Masoero" w:date="2022-07-01T17:21:00Z">
              <w:rPr>
                <w:b/>
                <w:bCs/>
              </w:rPr>
            </w:rPrChange>
          </w:rPr>
          <w:delText>Choice of age group</w:delText>
        </w:r>
      </w:del>
    </w:p>
    <w:p w14:paraId="6F9BE50D" w14:textId="679A318F" w:rsidR="00294694" w:rsidRPr="00244A3B" w:rsidDel="000E528F" w:rsidRDefault="00294694" w:rsidP="00244A3B">
      <w:pPr>
        <w:pStyle w:val="Default"/>
        <w:spacing w:before="120" w:after="120"/>
        <w:ind w:firstLine="426"/>
        <w:rPr>
          <w:del w:id="364" w:author="Giulia Masoero" w:date="2022-06-30T15:17:00Z"/>
          <w:color w:val="auto"/>
        </w:rPr>
        <w:pPrChange w:id="365" w:author="Giulia Masoero" w:date="2022-07-01T17:22:00Z">
          <w:pPr>
            <w:pStyle w:val="Default"/>
            <w:spacing w:before="120" w:after="120" w:line="360" w:lineRule="auto"/>
            <w:ind w:firstLine="426"/>
          </w:pPr>
        </w:pPrChange>
      </w:pPr>
      <w:del w:id="366" w:author="Giulia Masoero" w:date="2022-06-30T15:17:00Z">
        <w:r w:rsidRPr="00244A3B" w:rsidDel="000E528F">
          <w:rPr>
            <w:color w:val="auto"/>
          </w:rPr>
          <w:delText xml:space="preserve">The target group that was analysed in this study was </w:delText>
        </w:r>
        <w:r w:rsidRPr="00244A3B" w:rsidDel="000E528F">
          <w:rPr>
            <w:highlight w:val="yellow"/>
            <w:rPrChange w:id="367" w:author="Giulia Masoero" w:date="2022-07-01T17:21:00Z">
              <w:rPr/>
            </w:rPrChange>
          </w:rPr>
          <w:delText>1.5-year-old alpine chamois</w:delText>
        </w:r>
        <w:r w:rsidRPr="00244A3B" w:rsidDel="000E528F">
          <w:rPr>
            <w:color w:val="auto"/>
          </w:rPr>
          <w:delText xml:space="preserve"> (</w:delText>
        </w:r>
        <w:r w:rsidRPr="00244A3B" w:rsidDel="000E528F">
          <w:rPr>
            <w:i/>
            <w:iCs/>
            <w:color w:val="auto"/>
          </w:rPr>
          <w:delText>Rupicapra rupicapra</w:delText>
        </w:r>
        <w:r w:rsidRPr="00244A3B" w:rsidDel="000E528F">
          <w:rPr>
            <w:color w:val="auto"/>
          </w:rPr>
          <w:delText>). The choice of age group was influenced by the life cycle of chamois and seasonal changes in climate and vegetation. The 1.5-year-old chamois are juveniles who have been feeding on their own for nearly a year. Chamois are usually weaned at 3 to 6 months of age</w:delText>
        </w:r>
        <w:r w:rsidR="00E809D2" w:rsidRPr="00244A3B" w:rsidDel="000E528F">
          <w:fldChar w:fldCharType="begin"/>
        </w:r>
        <w:r w:rsidR="00E809D2" w:rsidRPr="00244A3B" w:rsidDel="000E528F">
          <w:rPr>
            <w:color w:val="auto"/>
          </w:rPr>
          <w:delInstrText xml:space="preserve"> ADDIN ZOTERO_ITEM CSL_CITATION {"citationID":"zsoWOx88","properties":{"formattedCitation":"(Scornavacca et al. 2018)","plainCitation":"(Scornavacca et al. 2018)","noteIndex":0},"citationItems":[{"id":3529,"uris":["http://zotero.org/users/3388363/items/JZB2FER6"],"itemData":{"id":3529,"type":"article-journal","abstract":"Maternal cares and, in particular, suckling behaviour, are fundamental for early growth and survival of offspring ungulates. In turn, factors influencing maternal cares can have important effects at individual and population levels, with consequences at both short and long temporal scales. We assessed monthly variation of behavioural indices of suckling and nursing, as well as occurrence of allosuckling, in a mountain-dwelling ungulate, the Apennine chamois Rupicapra pyrenaica ornata, on summer-early autumn 2013–2014. Not surprisingly, duration of suckling events and frequency of suckling solicitations by kids, decreased throughout months, whereas the proportion of grazing kids increased from July to October, indicating a growing reliance on pasture. Conversely, the probability of suckling success kept stable from July to October, suggesting a constant willingness of females to allow kids to suckle. Of all suckling events, 63% involved more than one kid, indicating allosuckling. On average, multiple suckles were shorter than those involving one kid and occurred in all months with the same proportion.Our results suggest the occurrence of high levels of maternal cares in a gregarious herbivore, with frequent allosuckling and apparent willingness of females to nurse offspring throughout summer-autumn. These results suggest that the mother’s role does not terminate with weaning.","container-title":"Ethology Ecology &amp; Evolution","DOI":"10.1080/03949370.2017.1423115","ISSN":"0394-9370","issue":"5","note":"publisher: Taylor &amp; Francis\n_eprint: https://doi.org/10.1080/03949370.2017.1423115","page":"385-398","source":"Taylor and Francis+NEJM","title":"Suckling behaviour and allonursing in the Apennine chamois","volume":"30","author":[{"family":"Scornavacca","given":"Davide"},{"family":"Cotza","given":"Antonella"},{"family":"Lovari","given":"Sandro"},{"family":"Ferretti","given":"Francesco"}],"issued":{"date-parts":[["2018",9,3]]},"citation-key":"scornavaccaSucklingBehaviourAllonursing2018"}}],"schema":"https://github.com/citation-style-language/schema/raw/master/csl-citation.json"} </w:delInstrText>
        </w:r>
        <w:r w:rsidR="00E809D2" w:rsidRPr="00244A3B" w:rsidDel="000E528F">
          <w:fldChar w:fldCharType="separate"/>
        </w:r>
        <w:r w:rsidR="00E809D2" w:rsidRPr="00244A3B" w:rsidDel="000E528F">
          <w:rPr>
            <w:noProof/>
            <w:color w:val="auto"/>
          </w:rPr>
          <w:delText>(Scornavacca et al. 2018)</w:delText>
        </w:r>
        <w:r w:rsidR="00E809D2" w:rsidRPr="00244A3B" w:rsidDel="000E528F">
          <w:fldChar w:fldCharType="end"/>
        </w:r>
      </w:del>
      <w:del w:id="368" w:author="Giulia Masoero" w:date="2022-06-29T16:22:00Z">
        <w:r w:rsidRPr="00244A3B" w:rsidDel="00E809D2">
          <w:rPr>
            <w:color w:val="auto"/>
          </w:rPr>
          <w:delText xml:space="preserve"> (Scornavacca et al., 2018)</w:delText>
        </w:r>
      </w:del>
      <w:del w:id="369" w:author="Giulia Masoero" w:date="2022-06-30T15:17:00Z">
        <w:r w:rsidRPr="00244A3B" w:rsidDel="000E528F">
          <w:rPr>
            <w:color w:val="auto"/>
          </w:rPr>
          <w:delText xml:space="preserve">, therefore by 1 year of age, the chamois are fully grown but still very vulnerable to external abiotic and biotic threats. The original set of data did not contain information about 1-year old individuals and therefore, the next best target group was decided to be the 1.5-year-old individuals. With the decreasing maternal care and increasing grazing behaviour, the change of ambient temperature is expected to affect the survival and the body mass of juveniles a lot more, compared to other age groups. </w:delText>
        </w:r>
      </w:del>
    </w:p>
    <w:p w14:paraId="3958CB92" w14:textId="77777777" w:rsidR="00294694" w:rsidRPr="00244A3B" w:rsidRDefault="00294694" w:rsidP="00244A3B">
      <w:pPr>
        <w:pStyle w:val="Default"/>
        <w:spacing w:before="120" w:after="120"/>
        <w:ind w:firstLine="426"/>
        <w:rPr>
          <w:color w:val="auto"/>
        </w:rPr>
        <w:pPrChange w:id="370" w:author="Giulia Masoero" w:date="2022-07-01T17:22:00Z">
          <w:pPr>
            <w:pStyle w:val="Default"/>
            <w:spacing w:before="120" w:after="120" w:line="360" w:lineRule="auto"/>
            <w:ind w:firstLine="426"/>
          </w:pPr>
        </w:pPrChange>
      </w:pPr>
    </w:p>
    <w:p w14:paraId="6A237410" w14:textId="67FA86AA" w:rsidR="00294694" w:rsidRPr="00244A3B" w:rsidDel="000E528F" w:rsidRDefault="00294694" w:rsidP="00244A3B">
      <w:pPr>
        <w:pStyle w:val="Default"/>
        <w:spacing w:before="120" w:after="120"/>
        <w:ind w:firstLine="426"/>
        <w:rPr>
          <w:del w:id="371" w:author="Giulia Masoero" w:date="2022-06-30T15:17:00Z"/>
          <w:color w:val="auto"/>
        </w:rPr>
        <w:pPrChange w:id="372" w:author="Giulia Masoero" w:date="2022-07-01T17:22:00Z">
          <w:pPr>
            <w:pStyle w:val="Default"/>
            <w:spacing w:before="120" w:after="120" w:line="360" w:lineRule="auto"/>
            <w:ind w:firstLine="426"/>
          </w:pPr>
        </w:pPrChange>
      </w:pPr>
      <w:del w:id="373" w:author="Giulia Masoero" w:date="2022-06-30T15:17:00Z">
        <w:r w:rsidRPr="00244A3B" w:rsidDel="000E528F">
          <w:rPr>
            <w:b/>
            <w:bCs/>
            <w:color w:val="auto"/>
          </w:rPr>
          <w:delText>Hunting records data</w:delText>
        </w:r>
      </w:del>
    </w:p>
    <w:p w14:paraId="6D287961" w14:textId="49A6DC9A" w:rsidR="00294694" w:rsidRPr="00244A3B" w:rsidDel="006864EE" w:rsidRDefault="00294694" w:rsidP="00244A3B">
      <w:pPr>
        <w:pStyle w:val="Default"/>
        <w:spacing w:before="120" w:after="120"/>
        <w:ind w:firstLine="426"/>
        <w:rPr>
          <w:del w:id="374" w:author="Giulia Masoero" w:date="2022-06-30T15:12:00Z"/>
          <w:color w:val="auto"/>
        </w:rPr>
        <w:pPrChange w:id="375" w:author="Giulia Masoero" w:date="2022-07-01T17:22:00Z">
          <w:pPr>
            <w:pStyle w:val="Default"/>
            <w:spacing w:before="120" w:after="120" w:line="360" w:lineRule="auto"/>
            <w:ind w:firstLine="426"/>
          </w:pPr>
        </w:pPrChange>
      </w:pPr>
      <w:del w:id="376" w:author="Giulia Masoero" w:date="2022-06-30T15:12:00Z">
        <w:r w:rsidRPr="00244A3B" w:rsidDel="006864EE">
          <w:rPr>
            <w:color w:val="auto"/>
          </w:rPr>
          <w:delText>The data, analysed in this study were from Ticino hunting bag records from 1992 to 2018. Overall, 34 017 animals were legally shot during the hunting period, which lasted for two weeks in September. The data included animals from the age of 0.5 to 22.5 years old but for the purpose of this study, only a subset of the data was used. The data subset with the target age group (1.5-year-old animals) included information about 7127 individuals. All animals were sexed and weighted (eviscerated). Juvenile chamois have low sexual size dimorphism, compared to adults</w:delText>
        </w:r>
        <w:r w:rsidR="00E809D2" w:rsidRPr="00244A3B" w:rsidDel="006864EE">
          <w:fldChar w:fldCharType="begin"/>
        </w:r>
        <w:r w:rsidR="00E809D2" w:rsidRPr="00244A3B" w:rsidDel="006864EE">
          <w:rPr>
            <w:color w:val="auto"/>
          </w:rPr>
          <w:delInstrText xml:space="preserve"> ADDIN ZOTERO_ITEM CSL_CITATION {"citationID":"2PAv4bmG","properties":{"formattedCitation":"(Garel et al. 2009; Garel et al. 2011)","plainCitation":"(Garel et al. 2009; Garel et al. 2011)","noteIndex":0},"citationItems":[{"id":3275,"uris":["http://zotero.org/users/3388363/items/NIK5KP7R"],"itemData":{"id":3275,"type":"article-journal","abstract":"Studying between-sex differences in body growth has strong implications for understanding life-history tactics of animals. We used age and carcass mass data from 2,312 female and 2,622 male alpine chamois (Rupicapra rupicapra) harvested in the French Alps to model the sex-specific body growth patterns of this species. Males were heavier (asymptotic body mass: 29.6 kg) than females (22.3 kg), with an adult sexual size dimorphism of 32.4%. Sexual size dimorphism originated from both differences in body growth after 1.5 years of age and differences in length of the growth period. Females reached asymptotic body mass almost 3 years earlier (3.5 years) than males (6.2 years). We also found that females 1st reproduced before achieving asymptotic growth, at 78% of their asymptotic body mass. Between-sex differences in growth patterns in this species are most likely due to stronger selection pressure for larger size in males than in females due to intrasexual competition.","container-title":"Journal of Mammalogy","DOI":"10.1644/08-MAMM-A-287.1","ISSN":"0022-2372","issue":"4","journalAbbreviation":"Journal of Mammalogy","page":"954-960","source":"Silverchair","title":"Sex-Specific Growth in Alpine Chamois","volume":"90","author":[{"family":"Garel","given":"Mathieu"},{"family":"Loison","given":"Anne"},{"family":"Jullien","given":"Jean-Michel"},{"family":"Dubray","given":"Dominique"},{"family":"Maillard","given":"Daniel"},{"family":"Gaillard","given":"Jean-Michel"}],"issued":{"date-parts":[["2009",8,14]]},"citation-key":"garelSexSpecificGrowthAlpine2009"}},{"id":3474,"uris":["http://zotero.org/users/3388363/items/6A5EACMG"],"itemData":{"id":3474,"type":"article-journal","abstract":"For species living in seasonal environments the understanding of demographic processes requires identifying the environmental factors during spring and summer that shape phenotypic variation. We assessed the effects of plant phenology and population abundance during spring-summer on variation in autumn body mass among cohorts (1995–2006) of juvenile alpine chamois (Rupicapra rupicapra). We computed several metrics based on the normalized difference vegetation index (NDVI) to assess interannual variation in plant phenology and productivity. Body mass of both sexes decreased similarly during years with late springs (−20%) and with increasing population abundance (−15%), with no interactive effect. Our results also suggested that forage quality more than forage quantity influenced body mass of juveniles. Variation in body mass of juveniles thus can be used as an indicator of the relationship between chamois populations and their environment. This study also demonstrates the utility of satellite-based data in increasing our understanding of the consequences of spring-summer conditions on life-history traits.","container-title":"Journal of Mammalogy","DOI":"10.1644/10-MAMM-A-056.1","ISSN":"0022-2372","issue":"5","journalAbbreviation":"Journal of Mammalogy","page":"1112-1117","source":"Silverchair","title":"Population abundance and early spring conditions determine variation in body mass of juvenile chamois","volume":"92","author":[{"family":"Garel","given":"Mathieu"},{"family":"Gaillard","given":"Jean-Michel"},{"family":"Jullien","given":"Jean-Michel"},{"family":"Dubray","given":"Dominique"},{"family":"Maillard","given":"Daniel"},{"family":"Loison","given":"Anne"}],"issued":{"date-parts":[["2011",10,14]]},"citation-key":"garelPopulationAbundanceEarly2011"}}],"schema":"https://github.com/citation-style-language/schema/raw/master/csl-citation.json"} </w:delInstrText>
        </w:r>
        <w:r w:rsidR="00E809D2" w:rsidRPr="00244A3B" w:rsidDel="006864EE">
          <w:fldChar w:fldCharType="separate"/>
        </w:r>
        <w:r w:rsidR="00E809D2" w:rsidRPr="00244A3B" w:rsidDel="006864EE">
          <w:rPr>
            <w:noProof/>
            <w:color w:val="auto"/>
          </w:rPr>
          <w:delText>(Garel et al. 2009; Garel et al. 2011)</w:delText>
        </w:r>
        <w:r w:rsidR="00E809D2" w:rsidRPr="00244A3B" w:rsidDel="006864EE">
          <w:fldChar w:fldCharType="end"/>
        </w:r>
      </w:del>
      <w:del w:id="377" w:author="Giulia Masoero" w:date="2022-06-29T16:23:00Z">
        <w:r w:rsidRPr="00244A3B" w:rsidDel="00E809D2">
          <w:rPr>
            <w:color w:val="auto"/>
          </w:rPr>
          <w:delText xml:space="preserve"> (Garel et al., 2009, 2011)</w:delText>
        </w:r>
      </w:del>
      <w:del w:id="378" w:author="Giulia Masoero" w:date="2022-06-30T15:12:00Z">
        <w:r w:rsidRPr="00244A3B" w:rsidDel="006864EE">
          <w:rPr>
            <w:color w:val="auto"/>
          </w:rPr>
          <w:delText xml:space="preserve">, which might have led to some inaccuracies in the young animals data. Out of the 7127 individuals, 3257 were female and 3870 were male. Both males and females have horns all year-round, even though female ones tend to be shorter. For the estimation of the age of the shot chamois, measurement of the teeth and the growth rings of their horns were used. </w:delText>
        </w:r>
      </w:del>
    </w:p>
    <w:p w14:paraId="26E7AAF5" w14:textId="77777777" w:rsidR="00294694" w:rsidRPr="00244A3B" w:rsidRDefault="00294694" w:rsidP="00244A3B">
      <w:pPr>
        <w:pStyle w:val="Default"/>
        <w:spacing w:before="120" w:after="120"/>
        <w:ind w:firstLine="426"/>
        <w:rPr>
          <w:b/>
          <w:bCs/>
          <w:color w:val="auto"/>
        </w:rPr>
        <w:pPrChange w:id="379" w:author="Giulia Masoero" w:date="2022-07-01T17:22:00Z">
          <w:pPr>
            <w:pStyle w:val="Default"/>
            <w:spacing w:before="120" w:after="120" w:line="360" w:lineRule="auto"/>
            <w:ind w:firstLine="426"/>
          </w:pPr>
        </w:pPrChange>
      </w:pPr>
    </w:p>
    <w:p w14:paraId="44C569D6" w14:textId="1E86729D" w:rsidR="00294694" w:rsidRPr="00244A3B" w:rsidRDefault="00294694" w:rsidP="00244A3B">
      <w:pPr>
        <w:pStyle w:val="Default"/>
        <w:spacing w:before="120" w:after="120"/>
        <w:ind w:firstLine="426"/>
        <w:rPr>
          <w:color w:val="auto"/>
        </w:rPr>
        <w:pPrChange w:id="380" w:author="Giulia Masoero" w:date="2022-07-01T17:22:00Z">
          <w:pPr>
            <w:pStyle w:val="Default"/>
            <w:spacing w:before="120" w:after="120" w:line="360" w:lineRule="auto"/>
            <w:ind w:firstLine="426"/>
          </w:pPr>
        </w:pPrChange>
      </w:pPr>
      <w:commentRangeStart w:id="381"/>
      <w:r w:rsidRPr="00244A3B">
        <w:rPr>
          <w:b/>
          <w:bCs/>
          <w:color w:val="auto"/>
        </w:rPr>
        <w:t>Statistical analysis</w:t>
      </w:r>
      <w:commentRangeEnd w:id="381"/>
      <w:r w:rsidR="003B7E01" w:rsidRPr="00244A3B">
        <w:rPr>
          <w:rStyle w:val="CommentReference"/>
          <w:color w:val="auto"/>
          <w:sz w:val="24"/>
          <w:szCs w:val="24"/>
          <w:lang w:val="en-US" w:eastAsia="en-US"/>
          <w:rPrChange w:id="382" w:author="Giulia Masoero" w:date="2022-07-01T17:21:00Z">
            <w:rPr>
              <w:rStyle w:val="CommentReference"/>
              <w:color w:val="auto"/>
              <w:lang w:val="en-US" w:eastAsia="en-US"/>
            </w:rPr>
          </w:rPrChange>
        </w:rPr>
        <w:commentReference w:id="381"/>
      </w:r>
    </w:p>
    <w:p w14:paraId="647A0A49" w14:textId="5B7B87FA" w:rsidR="00294694" w:rsidRPr="00244A3B" w:rsidDel="009B3413" w:rsidRDefault="00294694" w:rsidP="00244A3B">
      <w:pPr>
        <w:pStyle w:val="Default"/>
        <w:spacing w:before="120" w:after="120"/>
        <w:ind w:firstLine="426"/>
        <w:rPr>
          <w:del w:id="383" w:author="Giulia Masoero" w:date="2022-06-30T15:27:00Z"/>
          <w:color w:val="auto"/>
        </w:rPr>
        <w:pPrChange w:id="384" w:author="Giulia Masoero" w:date="2022-07-01T17:22:00Z">
          <w:pPr>
            <w:pStyle w:val="Default"/>
            <w:spacing w:before="120" w:after="120" w:line="360" w:lineRule="auto"/>
            <w:ind w:firstLine="426"/>
          </w:pPr>
        </w:pPrChange>
      </w:pPr>
      <w:del w:id="385" w:author="Giulia Masoero" w:date="2022-06-30T15:27:00Z">
        <w:r w:rsidRPr="00244A3B" w:rsidDel="009B3413">
          <w:rPr>
            <w:highlight w:val="yellow"/>
            <w:rPrChange w:id="386" w:author="Giulia Masoero" w:date="2022-07-01T17:21:00Z">
              <w:rPr/>
            </w:rPrChange>
          </w:rPr>
          <w:delText>The statistical programme Minitab was used to create linear models to examine the change of weight of 1.5-year-old individuals and the change of mean ambient temperature throughout the study.</w:delText>
        </w:r>
        <w:r w:rsidRPr="00244A3B" w:rsidDel="009B3413">
          <w:rPr>
            <w:color w:val="auto"/>
          </w:rPr>
          <w:delText xml:space="preserve"> The aim was to examine the nature of the relationships. Afterward, it had to be decided which analysis would be the most appropriate one in order to examine whether the mean ambient temperature of the area, where the chamois were shot, is connected to the change in body size. </w:delText>
        </w:r>
      </w:del>
    </w:p>
    <w:p w14:paraId="3B48A57B" w14:textId="0EBD5E5F" w:rsidR="00294694" w:rsidRPr="00244A3B" w:rsidRDefault="00294694" w:rsidP="00244A3B">
      <w:pPr>
        <w:pStyle w:val="Default"/>
        <w:spacing w:before="120" w:after="120"/>
        <w:ind w:firstLine="426"/>
        <w:rPr>
          <w:color w:val="auto"/>
        </w:rPr>
        <w:pPrChange w:id="387" w:author="Giulia Masoero" w:date="2022-07-01T17:22:00Z">
          <w:pPr>
            <w:pStyle w:val="Default"/>
            <w:spacing w:before="120" w:after="120" w:line="360" w:lineRule="auto"/>
            <w:ind w:firstLine="426"/>
          </w:pPr>
        </w:pPrChange>
      </w:pPr>
      <w:del w:id="388" w:author="Giulia Masoero" w:date="2022-06-30T15:27:00Z">
        <w:r w:rsidRPr="00244A3B" w:rsidDel="009B3413">
          <w:rPr>
            <w:color w:val="auto"/>
            <w:highlight w:val="yellow"/>
            <w:rPrChange w:id="389" w:author="Giulia Masoero" w:date="2022-07-01T17:21:00Z">
              <w:rPr>
                <w:color w:val="auto"/>
              </w:rPr>
            </w:rPrChange>
          </w:rPr>
          <w:delText>When it comes to analysing the impact of climate change, the most common method is the use of arbitrary climate periods, which do not always explain the biological response in the best way possible</w:delText>
        </w:r>
        <w:r w:rsidR="00E809D2" w:rsidRPr="00244A3B" w:rsidDel="009B3413">
          <w:rPr>
            <w:color w:val="auto"/>
            <w:highlight w:val="yellow"/>
          </w:rPr>
          <w:fldChar w:fldCharType="begin"/>
        </w:r>
        <w:r w:rsidR="00696CA2" w:rsidRPr="00244A3B" w:rsidDel="009B3413">
          <w:rPr>
            <w:color w:val="auto"/>
            <w:highlight w:val="yellow"/>
          </w:rPr>
          <w:delInstrText xml:space="preserve"> ADDIN ZOTERO_ITEM CSL_CITATION {"citationID":"7acHaGcI","properties":{"formattedCitation":"(van de Pol et al. 2016)","plainCitation":"(van de Pol et al. 2016)","noteIndex":0},"citationItems":[{"id":1535,"uris":["http://zotero.org/users/3388363/items/RXM9XZC5"],"itemData":{"id":1535,"type":"article-journal","abstract":"Ecologists and many evolutionary biologists relate the variation in physiological, behavioural, life-history, demographic, population and community traits to the variation in weather, a key environmental driver. However, identifying which weather variables (e.g. rain, temperature, El Niño index), over which time period (e.g. recent weather, spring or year-round weather) and in what ways (e.g. mean, threshold of temperature) they affect biological responses is by no means trivial, particularly when traits are expressed at different times among individuals. A literature review shows that a systematic approach for identifying weather signals is lacking and that the majority of studies select weather variables from a small number of competing hypotheses that are founded on unverified a priori assumptions. This is worrying because studies that investigate the nature of weather signals in detail suggest that signals can be complex. Using suboptimal or wrongly identified weather signals may lead to unreliable projections and management decisions. We propose a four-step approach that allows for more rigorous identification and quantification of weather signals (or any other predictor variable for which data are available at high temporal resolution), easily implementable with our new R package ‘climwin'. We compare our approach with conventional approaches and provide worked examples. Although our more exploratory approach also has some drawbacks, such as the risk of overfitting and bias that our simulations show can occur at low sample and effect sizes, these issues can be addressed with the right knowledge and tools. By developing both the methods to fit critical weather windows to a wide range of biological responses and the tools to validate them and determine sample size requirements, our approach facilitates the exploration and quantification of the biological effects of weather in a rigorous, replicable and comparable way, while also providing a benchmark performance to compare other approaches to.","container-title":"Methods in Ecology and Evolution","DOI":"10.1111/2041-210X.12590","ISSN":"2041210X","issue":"10","page":"1246–1257","title":"Identifying the best climatic predictors in ecology and evolution","volume":"7","author":[{"family":"Pol","given":"Martijn","non-dropping-particle":"van de"},{"family":"Bailey","given":"Liam D."},{"family":"McLean","given":"Nina"},{"family":"Rijsdijk","given":"Laurie"},{"family":"Lawson","given":"Callum R."},{"family":"Brouwer","given":"Lyanne"}],"issued":{"date-parts":[["2016"]]},"citation-key":"vandepolIdentifyingBestClimatic2016"}}],"schema":"https://github.com/citation-style-language/schema/raw/master/csl-citation.json"} </w:delInstrText>
        </w:r>
        <w:r w:rsidR="00E809D2" w:rsidRPr="00244A3B" w:rsidDel="009B3413">
          <w:rPr>
            <w:color w:val="auto"/>
            <w:highlight w:val="yellow"/>
          </w:rPr>
          <w:fldChar w:fldCharType="separate"/>
        </w:r>
        <w:r w:rsidR="00696CA2" w:rsidRPr="00244A3B" w:rsidDel="009B3413">
          <w:rPr>
            <w:noProof/>
            <w:color w:val="auto"/>
            <w:highlight w:val="yellow"/>
          </w:rPr>
          <w:delText>(van de Pol et al. 2016)</w:delText>
        </w:r>
        <w:r w:rsidR="00E809D2" w:rsidRPr="00244A3B" w:rsidDel="009B3413">
          <w:rPr>
            <w:color w:val="auto"/>
            <w:highlight w:val="yellow"/>
          </w:rPr>
          <w:fldChar w:fldCharType="end"/>
        </w:r>
      </w:del>
      <w:del w:id="390" w:author="Giulia Masoero" w:date="2022-06-29T16:24:00Z">
        <w:r w:rsidRPr="00244A3B" w:rsidDel="00696CA2">
          <w:rPr>
            <w:color w:val="auto"/>
            <w:highlight w:val="yellow"/>
            <w:rPrChange w:id="391" w:author="Giulia Masoero" w:date="2022-07-01T17:21:00Z">
              <w:rPr>
                <w:color w:val="auto"/>
              </w:rPr>
            </w:rPrChange>
          </w:rPr>
          <w:delText xml:space="preserve"> (van de Pol et al., 2016)</w:delText>
        </w:r>
      </w:del>
      <w:del w:id="392" w:author="Giulia Masoero" w:date="2022-06-30T15:27:00Z">
        <w:r w:rsidRPr="00244A3B" w:rsidDel="009B3413">
          <w:rPr>
            <w:color w:val="auto"/>
            <w:highlight w:val="yellow"/>
            <w:rPrChange w:id="393" w:author="Giulia Masoero" w:date="2022-07-01T17:21:00Z">
              <w:rPr>
                <w:color w:val="auto"/>
              </w:rPr>
            </w:rPrChange>
          </w:rPr>
          <w:delText>. Sometimes if a trait shows no response to a weather variable, the reason might be a wrong choice of selected period to test when the trait is most sensitive to the predictor.</w:delText>
        </w:r>
        <w:r w:rsidRPr="00244A3B" w:rsidDel="009B3413">
          <w:rPr>
            <w:color w:val="auto"/>
          </w:rPr>
          <w:delText xml:space="preserve"> For that reason,</w:delText>
        </w:r>
      </w:del>
      <w:ins w:id="394" w:author="Giulia Masoero" w:date="2022-06-30T15:25:00Z">
        <w:r w:rsidR="009B3413" w:rsidRPr="00244A3B">
          <w:rPr>
            <w:color w:val="auto"/>
          </w:rPr>
          <w:t xml:space="preserve">As the </w:t>
        </w:r>
        <w:r w:rsidR="009B3413" w:rsidRPr="00244A3B">
          <w:rPr>
            <w:color w:val="auto"/>
            <w:highlight w:val="yellow"/>
          </w:rPr>
          <w:t>use of arbitrary climate periods</w:t>
        </w:r>
        <w:r w:rsidR="009B3413" w:rsidRPr="00244A3B">
          <w:rPr>
            <w:color w:val="auto"/>
          </w:rPr>
          <w:t xml:space="preserve"> </w:t>
        </w:r>
      </w:ins>
      <w:ins w:id="395" w:author="Giulia Masoero" w:date="2022-06-30T15:26:00Z">
        <w:r w:rsidR="009B3413" w:rsidRPr="00244A3B">
          <w:rPr>
            <w:color w:val="auto"/>
            <w:highlight w:val="yellow"/>
          </w:rPr>
          <w:t xml:space="preserve">do not always explain the biological response in the best way possible </w:t>
        </w:r>
        <w:r w:rsidR="009B3413" w:rsidRPr="00244A3B">
          <w:rPr>
            <w:color w:val="auto"/>
            <w:highlight w:val="yellow"/>
          </w:rPr>
          <w:fldChar w:fldCharType="begin"/>
        </w:r>
        <w:r w:rsidR="009B3413" w:rsidRPr="00244A3B">
          <w:rPr>
            <w:color w:val="auto"/>
            <w:highlight w:val="yellow"/>
          </w:rPr>
          <w:instrText xml:space="preserve"> ADDIN ZOTERO_ITEM CSL_CITATION {"citationID":"7acHaGcI","properties":{"formattedCitation":"(van de Pol et al. 2016)","plainCitation":"(van de Pol et al. 2016)","noteIndex":0},"citationItems":[{"id":1535,"uris":["http://zotero.org/users/3388363/items/RXM9XZC5"],"itemData":{"id":1535,"type":"article-journal","abstract":"Ecologists and many evolutionary biologists relate the variation in physiological, behavioural, life-history, demographic, population and community traits to the variation in weather, a key environmental driver. However, identifying which weather variables (e.g. rain, temperature, El Niño index), over which time period (e.g. recent weather, spring or year-round weather) and in what ways (e.g. mean, threshold of temperature) they affect biological responses is by no means trivial, particularly when traits are expressed at different times among individuals. A literature review shows that a systematic approach for identifying weather signals is lacking and that the majority of studies select weather variables from a small number of competing hypotheses that are founded on unverified a priori assumptions. This is worrying because studies that investigate the nature of weather signals in detail suggest that signals can be complex. Using suboptimal or wrongly identified weather signals may lead to unreliable projections and management decisions. We propose a four-step approach that allows for more rigorous identification and quantification of weather signals (or any other predictor variable for which data are available at high temporal resolution), easily implementable with our new R package ‘climwin'. We compare our approach with conventional approaches and provide worked examples. Although our more exploratory approach also has some drawbacks, such as the risk of overfitting and bias that our simulations show can occur at low sample and effect sizes, these issues can be addressed with the right knowledge and tools. By developing both the methods to fit critical weather windows to a wide range of biological responses and the tools to validate them and determine sample size requirements, our approach facilitates the exploration and quantification of the biological effects of weather in a rigorous, replicable and comparable way, while also providing a benchmark performance to compare other approaches to.","container-title":"Methods in Ecology and Evolution","DOI":"10.1111/2041-210X.12590","ISSN":"2041210X","issue":"10","page":"1246–1257","title":"Identifying the best climatic predictors in ecology and evolution","volume":"7","author":[{"family":"Pol","given":"Martijn","non-dropping-particle":"van de"},{"family":"Bailey","given":"Liam D."},{"family":"McLean","given":"Nina"},{"family":"Rijsdijk","given":"Laurie"},{"family":"Lawson","given":"Callum R."},{"family":"Brouwer","given":"Lyanne"}],"issued":{"date-parts":[["2016"]]},"citation-key":"vandepolIdentifyingBestClimatic2016"}}],"schema":"https://github.com/citation-style-language/schema/raw/master/csl-citation.json"} </w:instrText>
        </w:r>
        <w:r w:rsidR="009B3413" w:rsidRPr="00244A3B">
          <w:rPr>
            <w:color w:val="auto"/>
            <w:highlight w:val="yellow"/>
          </w:rPr>
          <w:fldChar w:fldCharType="separate"/>
        </w:r>
        <w:r w:rsidR="009B3413" w:rsidRPr="00244A3B">
          <w:rPr>
            <w:noProof/>
            <w:color w:val="auto"/>
            <w:highlight w:val="yellow"/>
          </w:rPr>
          <w:t>(van de Pol et al. 2016)</w:t>
        </w:r>
        <w:r w:rsidR="009B3413" w:rsidRPr="00244A3B">
          <w:rPr>
            <w:color w:val="auto"/>
            <w:highlight w:val="yellow"/>
          </w:rPr>
          <w:fldChar w:fldCharType="end"/>
        </w:r>
        <w:r w:rsidR="009B3413" w:rsidRPr="00244A3B">
          <w:rPr>
            <w:color w:val="auto"/>
          </w:rPr>
          <w:t xml:space="preserve">, we investigated the change </w:t>
        </w:r>
      </w:ins>
      <w:ins w:id="396" w:author="Giulia Masoero" w:date="2022-06-30T15:27:00Z">
        <w:r w:rsidR="009B3413" w:rsidRPr="00244A3B">
          <w:rPr>
            <w:color w:val="auto"/>
          </w:rPr>
          <w:t xml:space="preserve">in </w:t>
        </w:r>
        <w:r w:rsidR="009B3413" w:rsidRPr="00244A3B">
          <w:rPr>
            <w:color w:val="auto"/>
            <w:highlight w:val="yellow"/>
          </w:rPr>
          <w:t>weight of 1.5-year-old individuals</w:t>
        </w:r>
        <w:r w:rsidR="009B3413" w:rsidRPr="00244A3B">
          <w:rPr>
            <w:color w:val="auto"/>
          </w:rPr>
          <w:t xml:space="preserve"> in relation to mean ambient temperature using the </w:t>
        </w:r>
      </w:ins>
      <w:del w:id="397" w:author="Giulia Masoero" w:date="2022-06-30T15:27:00Z">
        <w:r w:rsidRPr="00244A3B" w:rsidDel="009B3413">
          <w:rPr>
            <w:color w:val="auto"/>
          </w:rPr>
          <w:delText xml:space="preserve"> the data for this project was analysed via the </w:delText>
        </w:r>
      </w:del>
      <w:r w:rsidRPr="00244A3B">
        <w:rPr>
          <w:color w:val="auto"/>
        </w:rPr>
        <w:t xml:space="preserve">R package </w:t>
      </w:r>
      <w:r w:rsidRPr="00244A3B">
        <w:rPr>
          <w:i/>
          <w:iCs/>
          <w:color w:val="auto"/>
        </w:rPr>
        <w:t>climwin</w:t>
      </w:r>
      <w:r w:rsidRPr="00244A3B">
        <w:rPr>
          <w:color w:val="auto"/>
        </w:rPr>
        <w:t xml:space="preserve">, and the function </w:t>
      </w:r>
      <w:proofErr w:type="spellStart"/>
      <w:r w:rsidRPr="00244A3B">
        <w:rPr>
          <w:i/>
          <w:iCs/>
          <w:color w:val="auto"/>
        </w:rPr>
        <w:t>slidingwin</w:t>
      </w:r>
      <w:proofErr w:type="spellEnd"/>
      <w:r w:rsidRPr="00244A3B">
        <w:rPr>
          <w:i/>
          <w:iCs/>
          <w:color w:val="auto"/>
        </w:rPr>
        <w:t xml:space="preserve"> </w:t>
      </w:r>
      <w:r w:rsidRPr="00244A3B">
        <w:rPr>
          <w:color w:val="auto"/>
        </w:rPr>
        <w:t>which detects the exact time window when a biological variable is most strongly affected by climate</w:t>
      </w:r>
      <w:ins w:id="398" w:author="Giulia Masoero" w:date="2022-06-29T16:24:00Z">
        <w:r w:rsidR="00696CA2" w:rsidRPr="00244A3B">
          <w:rPr>
            <w:color w:val="auto"/>
          </w:rPr>
          <w:t xml:space="preserve"> </w:t>
        </w:r>
      </w:ins>
      <w:r w:rsidR="00696CA2" w:rsidRPr="00244A3B">
        <w:rPr>
          <w:color w:val="auto"/>
        </w:rPr>
        <w:fldChar w:fldCharType="begin"/>
      </w:r>
      <w:r w:rsidR="00696CA2" w:rsidRPr="00244A3B">
        <w:rPr>
          <w:color w:val="auto"/>
        </w:rPr>
        <w:instrText xml:space="preserve"> ADDIN ZOTERO_ITEM CSL_CITATION {"citationID":"Sa853Qlc","properties":{"formattedCitation":"(Bailey and van de Pol 2016)","plainCitation":"(Bailey and van de Pol 2016)","noteIndex":0},"citationItems":[{"id":3436,"uris":["http://zotero.org/users/3388363/items/6KDGTHVA"],"itemData":{"id":3436,"type":"article-journal","abstract":"When studying the impacts of climate change, there is a tendency to select climate data from a small set of arbitrary time periods or climate windows (e.g., spring temperature). However, these arbitrary windows may not encompass the strongest periods of climatic sensitivity and may lead to erroneous biological interpretations. Therefore, there is a need to consider a wider range of climate windows to better predict the impacts of future climate change. We introduce the R package climwin that provides a number of methods to test the effect of different climate windows on a chosen response variable and compare these windows to identify potential climate signals. climwin extracts the relevant data for each possible climate window and uses this data to fit a statistical model, the structure of which is chosen by the user. Models are then compared using an information criteria approach. This allows users to determine how well each window explains variation in the response variable and compare model support between windows. climwin also contains methods to detect type I and II errors, which are often a problem with this type of exploratory analysis. This article presents the statistical framework and technical details behind the climwin package and demonstrates the applicability of the method with a number of worked examples.","container-title":"PLOS ONE","DOI":"10.1371/journal.pone.0167980","ISSN":"1932-6203","issue":"12","journalAbbreviation":"PLOS ONE","language":"en","note":"publisher: Public Library of Science","page":"e0167980","source":"PLoS Journals","title":"climwin: An R Toolbox for Climate Window Analysis","title-short":"climwin","volume":"11","author":[{"family":"Bailey","given":"Liam D."},{"family":"Pol","given":"Martijn","non-dropping-particle":"van de"}],"issued":{"date-parts":[["2016",12,14]]},"citation-key":"baileyClimwinToolboxClimate2016"}}],"schema":"https://github.com/citation-style-language/schema/raw/master/csl-citation.json"} </w:instrText>
      </w:r>
      <w:r w:rsidR="00696CA2" w:rsidRPr="00244A3B">
        <w:rPr>
          <w:color w:val="auto"/>
        </w:rPr>
        <w:fldChar w:fldCharType="separate"/>
      </w:r>
      <w:r w:rsidR="00696CA2" w:rsidRPr="00244A3B">
        <w:rPr>
          <w:noProof/>
          <w:color w:val="auto"/>
        </w:rPr>
        <w:t>(Bailey and van de Pol 2016)</w:t>
      </w:r>
      <w:r w:rsidR="00696CA2" w:rsidRPr="00244A3B">
        <w:rPr>
          <w:color w:val="auto"/>
        </w:rPr>
        <w:fldChar w:fldCharType="end"/>
      </w:r>
      <w:del w:id="399" w:author="Giulia Masoero" w:date="2022-06-29T16:24:00Z">
        <w:r w:rsidRPr="00244A3B" w:rsidDel="00696CA2">
          <w:rPr>
            <w:color w:val="auto"/>
          </w:rPr>
          <w:delText xml:space="preserve"> (van de Pol et al., 2016)</w:delText>
        </w:r>
      </w:del>
      <w:r w:rsidRPr="00244A3B">
        <w:rPr>
          <w:color w:val="auto"/>
        </w:rPr>
        <w:t xml:space="preserve">. It is not always obvious exactly which environmental predictor or which life-history stage affects the expression of a trait the most. </w:t>
      </w:r>
      <w:commentRangeStart w:id="400"/>
      <w:r w:rsidRPr="00244A3B">
        <w:rPr>
          <w:color w:val="auto"/>
        </w:rPr>
        <w:t xml:space="preserve">Therefore, for the aim of this study, three separate </w:t>
      </w:r>
      <w:r w:rsidRPr="00244A3B">
        <w:rPr>
          <w:i/>
          <w:iCs/>
          <w:color w:val="auto"/>
        </w:rPr>
        <w:t xml:space="preserve">climwin </w:t>
      </w:r>
      <w:r w:rsidRPr="00244A3B">
        <w:rPr>
          <w:color w:val="auto"/>
        </w:rPr>
        <w:t xml:space="preserve">analysis were carried out, in order to find out the relative contribution of mean ambient temperature during three different life stages. </w:t>
      </w:r>
      <w:commentRangeEnd w:id="400"/>
      <w:r w:rsidR="00A72E87" w:rsidRPr="00244A3B">
        <w:rPr>
          <w:rStyle w:val="CommentReference"/>
          <w:color w:val="auto"/>
          <w:sz w:val="24"/>
          <w:szCs w:val="24"/>
          <w:lang w:val="en-US" w:eastAsia="en-US"/>
          <w:rPrChange w:id="401" w:author="Giulia Masoero" w:date="2022-07-01T17:21:00Z">
            <w:rPr>
              <w:rStyle w:val="CommentReference"/>
              <w:color w:val="auto"/>
              <w:lang w:val="en-US" w:eastAsia="en-US"/>
            </w:rPr>
          </w:rPrChange>
        </w:rPr>
        <w:commentReference w:id="400"/>
      </w:r>
    </w:p>
    <w:p w14:paraId="11D6D554" w14:textId="77777777" w:rsidR="009B3413" w:rsidRPr="00244A3B" w:rsidRDefault="009B3413" w:rsidP="00244A3B">
      <w:pPr>
        <w:pStyle w:val="Default"/>
        <w:spacing w:before="120" w:after="120"/>
        <w:ind w:firstLine="426"/>
        <w:rPr>
          <w:ins w:id="402" w:author="Giulia Masoero" w:date="2022-06-30T15:27:00Z"/>
          <w:color w:val="auto"/>
        </w:rPr>
        <w:pPrChange w:id="403" w:author="Giulia Masoero" w:date="2022-07-01T17:22:00Z">
          <w:pPr>
            <w:pStyle w:val="Default"/>
            <w:spacing w:before="120" w:after="120" w:line="360" w:lineRule="auto"/>
            <w:ind w:firstLine="426"/>
          </w:pPr>
        </w:pPrChange>
      </w:pPr>
    </w:p>
    <w:p w14:paraId="6D012058" w14:textId="5B6020CA" w:rsidR="00294694" w:rsidRPr="00244A3B" w:rsidRDefault="00294694" w:rsidP="00244A3B">
      <w:pPr>
        <w:pStyle w:val="Default"/>
        <w:spacing w:before="120" w:after="120"/>
        <w:ind w:firstLine="426"/>
        <w:rPr>
          <w:color w:val="auto"/>
        </w:rPr>
        <w:pPrChange w:id="404" w:author="Giulia Masoero" w:date="2022-07-01T17:22:00Z">
          <w:pPr>
            <w:pStyle w:val="Default"/>
            <w:spacing w:before="120" w:after="120" w:line="360" w:lineRule="auto"/>
            <w:ind w:firstLine="426"/>
          </w:pPr>
        </w:pPrChange>
      </w:pPr>
      <w:r w:rsidRPr="00244A3B">
        <w:rPr>
          <w:color w:val="auto"/>
        </w:rPr>
        <w:t xml:space="preserve">Climwin analysis </w:t>
      </w:r>
    </w:p>
    <w:p w14:paraId="5F42C6CE" w14:textId="2FED924A" w:rsidR="00294694" w:rsidRPr="00244A3B" w:rsidDel="008742AB" w:rsidRDefault="00294694" w:rsidP="00244A3B">
      <w:pPr>
        <w:pStyle w:val="Default"/>
        <w:spacing w:before="120" w:after="120"/>
        <w:ind w:firstLine="426"/>
        <w:rPr>
          <w:del w:id="405" w:author="Giulia Masoero" w:date="2022-06-30T15:30:00Z"/>
          <w:color w:val="auto"/>
        </w:rPr>
        <w:pPrChange w:id="406" w:author="Giulia Masoero" w:date="2022-07-01T17:22:00Z">
          <w:pPr>
            <w:pStyle w:val="Default"/>
            <w:spacing w:before="120" w:after="120" w:line="360" w:lineRule="auto"/>
            <w:ind w:firstLine="426"/>
          </w:pPr>
        </w:pPrChange>
      </w:pPr>
      <w:r w:rsidRPr="00244A3B">
        <w:rPr>
          <w:color w:val="auto"/>
        </w:rPr>
        <w:t>The overall approach for th</w:t>
      </w:r>
      <w:ins w:id="407" w:author="Giulia Masoero" w:date="2022-06-30T15:28:00Z">
        <w:r w:rsidR="009B3413" w:rsidRPr="00244A3B">
          <w:rPr>
            <w:color w:val="auto"/>
          </w:rPr>
          <w:t>e</w:t>
        </w:r>
      </w:ins>
      <w:del w:id="408" w:author="Giulia Masoero" w:date="2022-06-30T15:28:00Z">
        <w:r w:rsidRPr="00244A3B" w:rsidDel="009B3413">
          <w:rPr>
            <w:color w:val="auto"/>
          </w:rPr>
          <w:delText>is</w:delText>
        </w:r>
      </w:del>
      <w:r w:rsidRPr="00244A3B">
        <w:rPr>
          <w:color w:val="auto"/>
        </w:rPr>
        <w:t xml:space="preserve"> </w:t>
      </w:r>
      <w:r w:rsidRPr="00244A3B">
        <w:rPr>
          <w:i/>
          <w:iCs/>
          <w:color w:val="auto"/>
        </w:rPr>
        <w:t xml:space="preserve">climwin </w:t>
      </w:r>
      <w:r w:rsidRPr="00244A3B">
        <w:rPr>
          <w:color w:val="auto"/>
        </w:rPr>
        <w:t xml:space="preserve">analysis </w:t>
      </w:r>
      <w:del w:id="409" w:author="Giulia Masoero" w:date="2022-06-30T15:29:00Z">
        <w:r w:rsidRPr="00244A3B" w:rsidDel="009B3413">
          <w:rPr>
            <w:color w:val="auto"/>
          </w:rPr>
          <w:delText xml:space="preserve">was </w:delText>
        </w:r>
      </w:del>
      <w:ins w:id="410" w:author="Giulia Masoero" w:date="2022-06-30T15:29:00Z">
        <w:r w:rsidR="009B3413" w:rsidRPr="00244A3B">
          <w:rPr>
            <w:color w:val="auto"/>
          </w:rPr>
          <w:t xml:space="preserve">is </w:t>
        </w:r>
      </w:ins>
      <w:r w:rsidRPr="00244A3B">
        <w:rPr>
          <w:color w:val="auto"/>
        </w:rPr>
        <w:t xml:space="preserve">to compare the support by the data for competing hypotheses and to formalize them into regression models (van de Pol et al., 2016). </w:t>
      </w:r>
      <w:ins w:id="411" w:author="Giulia Masoero" w:date="2022-06-30T15:29:00Z">
        <w:r w:rsidR="009B3413" w:rsidRPr="00244A3B">
          <w:rPr>
            <w:color w:val="auto"/>
          </w:rPr>
          <w:t xml:space="preserve">The baseline model (without the addition of weather effects) </w:t>
        </w:r>
      </w:ins>
      <w:del w:id="412" w:author="Giulia Masoero" w:date="2022-06-30T15:29:00Z">
        <w:r w:rsidRPr="00244A3B" w:rsidDel="009B3413">
          <w:rPr>
            <w:color w:val="auto"/>
          </w:rPr>
          <w:delText>To begin with, a baseline model was determined, without the addition of weather effects. The most appropriate approach seemed to be a simple</w:delText>
        </w:r>
      </w:del>
      <w:ins w:id="413" w:author="Giulia Masoero" w:date="2022-06-30T15:29:00Z">
        <w:r w:rsidR="009B3413" w:rsidRPr="00244A3B">
          <w:rPr>
            <w:color w:val="auto"/>
          </w:rPr>
          <w:t>was a</w:t>
        </w:r>
      </w:ins>
      <w:r w:rsidRPr="00244A3B">
        <w:rPr>
          <w:color w:val="auto"/>
        </w:rPr>
        <w:t xml:space="preserve"> linear model </w:t>
      </w:r>
      <w:ins w:id="414" w:author="Giulia Masoero" w:date="2022-06-30T15:29:00Z">
        <w:r w:rsidR="009B3413" w:rsidRPr="00244A3B">
          <w:rPr>
            <w:color w:val="auto"/>
          </w:rPr>
          <w:t xml:space="preserve">where </w:t>
        </w:r>
      </w:ins>
      <w:del w:id="415" w:author="Giulia Masoero" w:date="2022-06-30T15:29:00Z">
        <w:r w:rsidRPr="00244A3B" w:rsidDel="009B3413">
          <w:rPr>
            <w:color w:val="auto"/>
          </w:rPr>
          <w:delText>since the weight of the 1.5-year-old chamois was equally distributed. The</w:delText>
        </w:r>
      </w:del>
      <w:ins w:id="416" w:author="Giulia Masoero" w:date="2022-06-30T15:29:00Z">
        <w:r w:rsidR="009B3413" w:rsidRPr="00244A3B">
          <w:rPr>
            <w:color w:val="auto"/>
          </w:rPr>
          <w:t>the</w:t>
        </w:r>
      </w:ins>
      <w:r w:rsidRPr="00244A3B">
        <w:rPr>
          <w:color w:val="auto"/>
        </w:rPr>
        <w:t xml:space="preserve"> weight was analysed in relation to sex and elevation</w:t>
      </w:r>
      <w:del w:id="417" w:author="Giulia Masoero" w:date="2022-06-30T15:30:00Z">
        <w:r w:rsidRPr="00244A3B" w:rsidDel="008742AB">
          <w:rPr>
            <w:color w:val="auto"/>
          </w:rPr>
          <w:delText xml:space="preserve">, so the resulted baseline model was baseline = lm(weight ~ sex + altitude, data = data). </w:delText>
        </w:r>
      </w:del>
      <w:ins w:id="418" w:author="Giulia Masoero" w:date="2022-06-30T15:30:00Z">
        <w:r w:rsidR="008742AB" w:rsidRPr="00244A3B">
          <w:rPr>
            <w:color w:val="auto"/>
          </w:rPr>
          <w:t>.</w:t>
        </w:r>
      </w:ins>
    </w:p>
    <w:p w14:paraId="1FD1A9F9" w14:textId="4FBE9CDF" w:rsidR="00294694" w:rsidRPr="00244A3B" w:rsidRDefault="00294694" w:rsidP="00244A3B">
      <w:pPr>
        <w:pStyle w:val="Default"/>
        <w:spacing w:before="120" w:after="120"/>
        <w:ind w:firstLine="426"/>
        <w:rPr>
          <w:color w:val="auto"/>
        </w:rPr>
        <w:pPrChange w:id="419" w:author="Giulia Masoero" w:date="2022-07-01T17:22:00Z">
          <w:pPr>
            <w:pStyle w:val="Default"/>
            <w:spacing w:before="120" w:after="120" w:line="360" w:lineRule="auto"/>
            <w:ind w:firstLine="426"/>
          </w:pPr>
        </w:pPrChange>
      </w:pPr>
      <w:del w:id="420" w:author="Giulia Masoero" w:date="2022-06-30T15:30:00Z">
        <w:r w:rsidRPr="00244A3B" w:rsidDel="008742AB">
          <w:rPr>
            <w:color w:val="auto"/>
          </w:rPr>
          <w:delText xml:space="preserve">Following this, a </w:delText>
        </w:r>
      </w:del>
      <w:ins w:id="421" w:author="Giulia Masoero" w:date="2022-06-30T15:30:00Z">
        <w:r w:rsidR="008742AB" w:rsidRPr="00244A3B">
          <w:rPr>
            <w:color w:val="auto"/>
          </w:rPr>
          <w:t xml:space="preserve"> A </w:t>
        </w:r>
      </w:ins>
      <w:r w:rsidRPr="00244A3B">
        <w:rPr>
          <w:color w:val="auto"/>
        </w:rPr>
        <w:t>candidate model set was</w:t>
      </w:r>
      <w:ins w:id="422" w:author="Giulia Masoero" w:date="2022-06-30T15:30:00Z">
        <w:r w:rsidR="008742AB" w:rsidRPr="00244A3B">
          <w:rPr>
            <w:color w:val="auto"/>
          </w:rPr>
          <w:t xml:space="preserve"> then</w:t>
        </w:r>
      </w:ins>
      <w:r w:rsidRPr="00244A3B">
        <w:rPr>
          <w:color w:val="auto"/>
        </w:rPr>
        <w:t xml:space="preserve"> created by including the weather variable of interest</w:t>
      </w:r>
      <w:ins w:id="423" w:author="Giulia Masoero" w:date="2022-06-30T15:30:00Z">
        <w:r w:rsidR="008742AB" w:rsidRPr="00244A3B">
          <w:rPr>
            <w:color w:val="auto"/>
          </w:rPr>
          <w:t xml:space="preserve">, </w:t>
        </w:r>
      </w:ins>
      <w:del w:id="424" w:author="Giulia Masoero" w:date="2022-06-30T15:30:00Z">
        <w:r w:rsidRPr="00244A3B" w:rsidDel="008742AB">
          <w:rPr>
            <w:color w:val="auto"/>
          </w:rPr>
          <w:delText>.</w:delText>
        </w:r>
      </w:del>
      <w:ins w:id="425" w:author="Giulia Masoero" w:date="2022-06-30T15:31:00Z">
        <w:r w:rsidR="008742AB" w:rsidRPr="00244A3B">
          <w:rPr>
            <w:color w:val="auto"/>
          </w:rPr>
          <w:t xml:space="preserve">in this study the </w:t>
        </w:r>
      </w:ins>
      <w:del w:id="426" w:author="Giulia Masoero" w:date="2022-06-30T15:31:00Z">
        <w:r w:rsidRPr="00244A3B" w:rsidDel="008742AB">
          <w:rPr>
            <w:color w:val="auto"/>
          </w:rPr>
          <w:delText xml:space="preserve"> </w:delText>
        </w:r>
      </w:del>
      <w:del w:id="427" w:author="Giulia Masoero" w:date="2022-06-30T15:30:00Z">
        <w:r w:rsidRPr="00244A3B" w:rsidDel="008742AB">
          <w:rPr>
            <w:color w:val="auto"/>
          </w:rPr>
          <w:delText xml:space="preserve">The choice of variable for this study was </w:delText>
        </w:r>
      </w:del>
      <w:r w:rsidRPr="00244A3B">
        <w:rPr>
          <w:color w:val="auto"/>
        </w:rPr>
        <w:t xml:space="preserve">mean </w:t>
      </w:r>
      <w:ins w:id="428" w:author="Giulia Masoero" w:date="2022-06-30T15:31:00Z">
        <w:r w:rsidR="008742AB" w:rsidRPr="00244A3B">
          <w:rPr>
            <w:color w:val="auto"/>
          </w:rPr>
          <w:t xml:space="preserve">daily </w:t>
        </w:r>
      </w:ins>
      <w:r w:rsidRPr="00244A3B">
        <w:rPr>
          <w:color w:val="auto"/>
        </w:rPr>
        <w:t>ambient temperature (℃).</w:t>
      </w:r>
      <w:ins w:id="429" w:author="Giulia Masoero" w:date="2022-06-30T15:33:00Z">
        <w:r w:rsidR="008742AB" w:rsidRPr="00244A3B">
          <w:rPr>
            <w:color w:val="auto"/>
          </w:rPr>
          <w:t xml:space="preserve"> Non-linear effects of temperature on body weight were </w:t>
        </w:r>
      </w:ins>
      <w:ins w:id="430" w:author="Giulia Masoero" w:date="2022-06-30T15:34:00Z">
        <w:r w:rsidR="008742AB" w:rsidRPr="00244A3B">
          <w:rPr>
            <w:color w:val="auto"/>
          </w:rPr>
          <w:t xml:space="preserve">taken into account by checking for both linear and quadratic trends. </w:t>
        </w:r>
      </w:ins>
      <w:del w:id="431" w:author="Giulia Masoero" w:date="2022-06-30T15:34:00Z">
        <w:r w:rsidRPr="00244A3B" w:rsidDel="008742AB">
          <w:rPr>
            <w:color w:val="auto"/>
          </w:rPr>
          <w:delText xml:space="preserve"> </w:delText>
        </w:r>
      </w:del>
      <w:r w:rsidRPr="00244A3B">
        <w:rPr>
          <w:color w:val="auto"/>
        </w:rPr>
        <w:t xml:space="preserve">An absolute time window was chosen for the analysis, </w:t>
      </w:r>
      <w:ins w:id="432" w:author="Giulia Masoero" w:date="2022-06-30T15:31:00Z">
        <w:r w:rsidR="008742AB" w:rsidRPr="00244A3B">
          <w:rPr>
            <w:color w:val="auto"/>
          </w:rPr>
          <w:t>A</w:t>
        </w:r>
      </w:ins>
      <w:del w:id="433" w:author="Giulia Masoero" w:date="2022-06-30T15:31:00Z">
        <w:r w:rsidRPr="00244A3B" w:rsidDel="008742AB">
          <w:rPr>
            <w:color w:val="auto"/>
          </w:rPr>
          <w:delText>a</w:delText>
        </w:r>
      </w:del>
      <w:r w:rsidRPr="00244A3B">
        <w:rPr>
          <w:color w:val="auto"/>
        </w:rPr>
        <w:t>s most of the chamois were shot during a two-week period at the end of September</w:t>
      </w:r>
      <w:ins w:id="434" w:author="Giulia Masoero" w:date="2022-06-30T15:31:00Z">
        <w:r w:rsidR="008742AB" w:rsidRPr="00244A3B">
          <w:rPr>
            <w:color w:val="auto"/>
          </w:rPr>
          <w:t xml:space="preserve"> we chose an absolute time window for the analyses instead of an individual specific time window.</w:t>
        </w:r>
      </w:ins>
      <w:ins w:id="435" w:author="Giulia Masoero" w:date="2022-06-30T15:32:00Z">
        <w:r w:rsidR="008742AB" w:rsidRPr="00244A3B">
          <w:rPr>
            <w:color w:val="auto"/>
          </w:rPr>
          <w:t xml:space="preserve"> As reference day we chose the last date of </w:t>
        </w:r>
      </w:ins>
      <w:ins w:id="436" w:author="Giulia Masoero" w:date="2022-06-30T15:33:00Z">
        <w:r w:rsidR="008742AB" w:rsidRPr="00244A3B">
          <w:rPr>
            <w:color w:val="auto"/>
          </w:rPr>
          <w:t>shooting</w:t>
        </w:r>
      </w:ins>
      <w:ins w:id="437" w:author="Giulia Masoero" w:date="2022-06-30T15:32:00Z">
        <w:r w:rsidR="008742AB" w:rsidRPr="00244A3B">
          <w:rPr>
            <w:color w:val="auto"/>
          </w:rPr>
          <w:t xml:space="preserve">  pe</w:t>
        </w:r>
      </w:ins>
      <w:ins w:id="438" w:author="Giulia Masoero" w:date="2022-06-30T15:33:00Z">
        <w:r w:rsidR="008742AB" w:rsidRPr="00244A3B">
          <w:rPr>
            <w:color w:val="auto"/>
          </w:rPr>
          <w:t xml:space="preserve">riod </w:t>
        </w:r>
      </w:ins>
      <w:del w:id="439" w:author="Giulia Masoero" w:date="2022-06-30T15:32:00Z">
        <w:r w:rsidRPr="00244A3B" w:rsidDel="008742AB">
          <w:rPr>
            <w:color w:val="auto"/>
          </w:rPr>
          <w:delText xml:space="preserve">, and therefore, it was assumed that all individuals share the same weather window. </w:delText>
        </w:r>
        <w:commentRangeStart w:id="440"/>
        <w:r w:rsidRPr="00244A3B" w:rsidDel="008742AB">
          <w:rPr>
            <w:color w:val="auto"/>
          </w:rPr>
          <w:delText xml:space="preserve">The reference day was chosen, by picking the last day in September, during which any individuals were shot </w:delText>
        </w:r>
      </w:del>
      <w:r w:rsidRPr="00244A3B">
        <w:rPr>
          <w:color w:val="auto"/>
        </w:rPr>
        <w:t>(September 24</w:t>
      </w:r>
      <w:r w:rsidRPr="00244A3B">
        <w:rPr>
          <w:color w:val="auto"/>
          <w:vertAlign w:val="superscript"/>
          <w:rPrChange w:id="441" w:author="Giulia Masoero" w:date="2022-07-01T17:21:00Z">
            <w:rPr>
              <w:color w:val="auto"/>
            </w:rPr>
          </w:rPrChange>
        </w:rPr>
        <w:t>th</w:t>
      </w:r>
      <w:r w:rsidRPr="00244A3B">
        <w:rPr>
          <w:color w:val="auto"/>
        </w:rPr>
        <w:t xml:space="preserve">). </w:t>
      </w:r>
      <w:commentRangeEnd w:id="440"/>
      <w:r w:rsidR="0086687E" w:rsidRPr="00244A3B">
        <w:rPr>
          <w:rStyle w:val="CommentReference"/>
          <w:color w:val="auto"/>
          <w:sz w:val="24"/>
          <w:szCs w:val="24"/>
          <w:lang w:val="en-US" w:eastAsia="en-US"/>
          <w:rPrChange w:id="442" w:author="Giulia Masoero" w:date="2022-07-01T17:21:00Z">
            <w:rPr>
              <w:rStyle w:val="CommentReference"/>
              <w:color w:val="auto"/>
              <w:lang w:val="en-US" w:eastAsia="en-US"/>
            </w:rPr>
          </w:rPrChange>
        </w:rPr>
        <w:commentReference w:id="440"/>
      </w:r>
      <w:del w:id="443" w:author="Giulia Masoero" w:date="2022-06-30T15:34:00Z">
        <w:r w:rsidRPr="00244A3B" w:rsidDel="008742AB">
          <w:rPr>
            <w:color w:val="auto"/>
          </w:rPr>
          <w:delText xml:space="preserve">In addition, it was tested whether the relationship between weight and temperature can be nonlinear so both </w:delText>
        </w:r>
        <w:r w:rsidRPr="00244A3B" w:rsidDel="008742AB">
          <w:rPr>
            <w:color w:val="auto"/>
            <w:highlight w:val="yellow"/>
            <w:rPrChange w:id="444" w:author="Giulia Masoero" w:date="2022-07-01T17:21:00Z">
              <w:rPr>
                <w:color w:val="auto"/>
              </w:rPr>
            </w:rPrChange>
          </w:rPr>
          <w:delText>linear and quadratic response curves</w:delText>
        </w:r>
        <w:r w:rsidRPr="00244A3B" w:rsidDel="008742AB">
          <w:rPr>
            <w:color w:val="auto"/>
          </w:rPr>
          <w:delText xml:space="preserve"> were included.</w:delText>
        </w:r>
      </w:del>
      <w:r w:rsidRPr="00244A3B">
        <w:rPr>
          <w:color w:val="auto"/>
        </w:rPr>
        <w:t xml:space="preserve"> </w:t>
      </w:r>
    </w:p>
    <w:p w14:paraId="30D8E3F8" w14:textId="77777777" w:rsidR="00294694" w:rsidRPr="00244A3B" w:rsidRDefault="00294694" w:rsidP="00244A3B">
      <w:pPr>
        <w:pStyle w:val="Default"/>
        <w:spacing w:before="120" w:after="120"/>
        <w:ind w:firstLine="426"/>
        <w:rPr>
          <w:color w:val="auto"/>
        </w:rPr>
        <w:pPrChange w:id="445" w:author="Giulia Masoero" w:date="2022-07-01T17:22:00Z">
          <w:pPr>
            <w:pStyle w:val="Default"/>
            <w:spacing w:before="120" w:after="120" w:line="360" w:lineRule="auto"/>
            <w:ind w:firstLine="426"/>
          </w:pPr>
        </w:pPrChange>
      </w:pPr>
      <w:r w:rsidRPr="00244A3B">
        <w:rPr>
          <w:color w:val="auto"/>
        </w:rPr>
        <w:t xml:space="preserve">Three different critical time windows were tested in the three </w:t>
      </w:r>
      <w:r w:rsidRPr="00244A3B">
        <w:rPr>
          <w:i/>
          <w:iCs/>
          <w:color w:val="auto"/>
        </w:rPr>
        <w:t xml:space="preserve">climwin </w:t>
      </w:r>
      <w:r w:rsidRPr="00244A3B">
        <w:rPr>
          <w:color w:val="auto"/>
        </w:rPr>
        <w:t xml:space="preserve">analysis (Fig. 2). The consideration of different time windows is important for the identification of the “best” time window. It also allows for the identification of co-occurring effects of short-lag and long-lag weather signals that could influence individuals in different stages of their lives (Bailey &amp; van de Pol, 2016) </w:t>
      </w:r>
    </w:p>
    <w:p w14:paraId="3B6AA5A4" w14:textId="77777777" w:rsidR="00294694" w:rsidRPr="00244A3B" w:rsidRDefault="00294694" w:rsidP="00244A3B">
      <w:pPr>
        <w:pStyle w:val="Default"/>
        <w:spacing w:before="120" w:after="120"/>
        <w:ind w:firstLine="426"/>
        <w:rPr>
          <w:color w:val="auto"/>
        </w:rPr>
        <w:pPrChange w:id="446" w:author="Giulia Masoero" w:date="2022-07-01T17:22:00Z">
          <w:pPr>
            <w:pStyle w:val="Default"/>
            <w:spacing w:before="120" w:after="120" w:line="360" w:lineRule="auto"/>
            <w:ind w:firstLine="426"/>
          </w:pPr>
        </w:pPrChange>
      </w:pPr>
    </w:p>
    <w:p w14:paraId="4D316DE6" w14:textId="3EDB4051" w:rsidR="00294694" w:rsidRPr="00244A3B" w:rsidRDefault="00294694" w:rsidP="00244A3B">
      <w:pPr>
        <w:pStyle w:val="Default"/>
        <w:spacing w:before="120" w:after="120"/>
        <w:ind w:firstLine="426"/>
        <w:rPr>
          <w:color w:val="auto"/>
        </w:rPr>
        <w:pPrChange w:id="447" w:author="Giulia Masoero" w:date="2022-07-01T17:22:00Z">
          <w:pPr>
            <w:pStyle w:val="Default"/>
            <w:spacing w:before="120" w:after="120" w:line="360" w:lineRule="auto"/>
            <w:ind w:firstLine="426"/>
          </w:pPr>
        </w:pPrChange>
      </w:pPr>
      <w:r w:rsidRPr="00244A3B">
        <w:rPr>
          <w:color w:val="auto"/>
        </w:rPr>
        <w:lastRenderedPageBreak/>
        <w:t xml:space="preserve">Figure 2. A graph that explains the choice of critical time windows to test in the </w:t>
      </w:r>
      <w:r w:rsidRPr="00244A3B">
        <w:rPr>
          <w:i/>
          <w:iCs/>
          <w:color w:val="auto"/>
        </w:rPr>
        <w:t xml:space="preserve">climwin </w:t>
      </w:r>
      <w:r w:rsidRPr="00244A3B">
        <w:rPr>
          <w:color w:val="auto"/>
        </w:rPr>
        <w:t>analysis and how they relate to time (days) according to the reference day (24</w:t>
      </w:r>
      <w:r w:rsidRPr="00244A3B">
        <w:rPr>
          <w:color w:val="auto"/>
          <w:vertAlign w:val="superscript"/>
          <w:rPrChange w:id="448" w:author="Giulia Masoero" w:date="2022-07-01T17:21:00Z">
            <w:rPr>
              <w:color w:val="auto"/>
            </w:rPr>
          </w:rPrChange>
        </w:rPr>
        <w:t>th</w:t>
      </w:r>
      <w:r w:rsidRPr="00244A3B">
        <w:rPr>
          <w:color w:val="auto"/>
        </w:rPr>
        <w:t xml:space="preserve"> of September). </w:t>
      </w:r>
      <w:ins w:id="449" w:author="Giulia Masoero" w:date="2022-05-30T15:15:00Z">
        <w:r w:rsidR="0086687E" w:rsidRPr="00244A3B">
          <w:rPr>
            <w:color w:val="auto"/>
          </w:rPr>
          <w:t>[see pdf]</w:t>
        </w:r>
      </w:ins>
    </w:p>
    <w:p w14:paraId="7C52012B" w14:textId="699A2932" w:rsidR="00294694" w:rsidRPr="00244A3B" w:rsidRDefault="00294694" w:rsidP="00244A3B">
      <w:pPr>
        <w:pStyle w:val="Default"/>
        <w:spacing w:before="120" w:after="120"/>
        <w:ind w:firstLine="426"/>
        <w:rPr>
          <w:color w:val="auto"/>
        </w:rPr>
        <w:pPrChange w:id="450" w:author="Giulia Masoero" w:date="2022-07-01T17:22:00Z">
          <w:pPr>
            <w:pStyle w:val="Default"/>
            <w:spacing w:before="120" w:after="120" w:line="360" w:lineRule="auto"/>
            <w:ind w:firstLine="426"/>
          </w:pPr>
        </w:pPrChange>
      </w:pPr>
      <w:r w:rsidRPr="00244A3B">
        <w:rPr>
          <w:color w:val="auto"/>
        </w:rPr>
        <w:t xml:space="preserve">Window 1 (Juvenile period) </w:t>
      </w:r>
      <w:ins w:id="451" w:author="Giulia Masoero" w:date="2022-05-30T15:23:00Z">
        <w:r w:rsidR="00723447" w:rsidRPr="00244A3B">
          <w:rPr>
            <w:color w:val="auto"/>
          </w:rPr>
          <w:t xml:space="preserve"> (150-0 before reference day – 24</w:t>
        </w:r>
        <w:r w:rsidR="00723447" w:rsidRPr="00244A3B">
          <w:rPr>
            <w:color w:val="auto"/>
            <w:vertAlign w:val="superscript"/>
            <w:rPrChange w:id="452" w:author="Giulia Masoero" w:date="2022-07-01T17:21:00Z">
              <w:rPr>
                <w:color w:val="auto"/>
              </w:rPr>
            </w:rPrChange>
          </w:rPr>
          <w:t>th</w:t>
        </w:r>
        <w:r w:rsidR="00723447" w:rsidRPr="00244A3B">
          <w:rPr>
            <w:color w:val="auto"/>
          </w:rPr>
          <w:t xml:space="preserve"> September)</w:t>
        </w:r>
      </w:ins>
    </w:p>
    <w:p w14:paraId="7103CF0C" w14:textId="77777777" w:rsidR="00294694" w:rsidRPr="00244A3B" w:rsidRDefault="00294694" w:rsidP="00244A3B">
      <w:pPr>
        <w:pStyle w:val="Default"/>
        <w:spacing w:before="120" w:after="120"/>
        <w:ind w:firstLine="426"/>
        <w:rPr>
          <w:color w:val="auto"/>
        </w:rPr>
        <w:pPrChange w:id="453" w:author="Giulia Masoero" w:date="2022-07-01T17:22:00Z">
          <w:pPr>
            <w:pStyle w:val="Default"/>
            <w:spacing w:before="120" w:after="120" w:line="360" w:lineRule="auto"/>
            <w:ind w:firstLine="426"/>
          </w:pPr>
        </w:pPrChange>
      </w:pPr>
      <w:r w:rsidRPr="00244A3B">
        <w:rPr>
          <w:color w:val="auto"/>
        </w:rPr>
        <w:t>The first tested window was the period before the 1.5-year-old chamois were shot. The last five months (day 150 / 24</w:t>
      </w:r>
      <w:r w:rsidRPr="00244A3B">
        <w:rPr>
          <w:color w:val="auto"/>
          <w:vertAlign w:val="superscript"/>
          <w:rPrChange w:id="454" w:author="Giulia Masoero" w:date="2022-07-01T17:21:00Z">
            <w:rPr>
              <w:color w:val="auto"/>
            </w:rPr>
          </w:rPrChange>
        </w:rPr>
        <w:t>th</w:t>
      </w:r>
      <w:r w:rsidRPr="00244A3B">
        <w:rPr>
          <w:color w:val="auto"/>
        </w:rPr>
        <w:t xml:space="preserve"> of April) before the reference day (24</w:t>
      </w:r>
      <w:r w:rsidRPr="00244A3B">
        <w:rPr>
          <w:color w:val="auto"/>
          <w:vertAlign w:val="superscript"/>
          <w:rPrChange w:id="455" w:author="Giulia Masoero" w:date="2022-07-01T17:21:00Z">
            <w:rPr>
              <w:color w:val="auto"/>
            </w:rPr>
          </w:rPrChange>
        </w:rPr>
        <w:t>th</w:t>
      </w:r>
      <w:r w:rsidRPr="00244A3B">
        <w:rPr>
          <w:color w:val="auto"/>
        </w:rPr>
        <w:t xml:space="preserve"> of September) were analysed, as this is the spring-summer period, when the juveniles are foraging and feeding on their own for the first time after the end of the cold months. In addition, they are not dependent on their mothers’ care anymore and therefore, they are expected to be vulnerable to changing biotic and abiotic factors. </w:t>
      </w:r>
      <w:r w:rsidRPr="00244A3B">
        <w:rPr>
          <w:color w:val="auto"/>
          <w:highlight w:val="yellow"/>
          <w:rPrChange w:id="456" w:author="Giulia Masoero" w:date="2022-07-01T17:21:00Z">
            <w:rPr>
              <w:color w:val="auto"/>
            </w:rPr>
          </w:rPrChange>
        </w:rPr>
        <w:t>The autumn-winter period was not tested here because there is usually no significant growth happening during the cold months</w:t>
      </w:r>
      <w:r w:rsidRPr="00244A3B">
        <w:rPr>
          <w:color w:val="auto"/>
        </w:rPr>
        <w:t xml:space="preserve">, as individuals are using resources and energy mainly trying to survive the harsh weather conditions, and not for growing (Monteith et al., 2013). </w:t>
      </w:r>
    </w:p>
    <w:p w14:paraId="3A2AE616" w14:textId="5CF86B23" w:rsidR="00294694" w:rsidRPr="00244A3B" w:rsidRDefault="00294694" w:rsidP="00244A3B">
      <w:pPr>
        <w:pStyle w:val="Default"/>
        <w:spacing w:before="120" w:after="120"/>
        <w:ind w:firstLine="426"/>
        <w:rPr>
          <w:color w:val="auto"/>
        </w:rPr>
        <w:pPrChange w:id="457" w:author="Giulia Masoero" w:date="2022-07-01T17:22:00Z">
          <w:pPr>
            <w:pStyle w:val="Default"/>
            <w:spacing w:before="120" w:after="120" w:line="360" w:lineRule="auto"/>
            <w:ind w:firstLine="426"/>
          </w:pPr>
        </w:pPrChange>
      </w:pPr>
      <w:r w:rsidRPr="00244A3B">
        <w:rPr>
          <w:color w:val="auto"/>
        </w:rPr>
        <w:t xml:space="preserve">Window 2 (Lactation period) </w:t>
      </w:r>
      <w:ins w:id="458" w:author="Giulia Masoero" w:date="2022-05-30T15:23:00Z">
        <w:r w:rsidR="00723447" w:rsidRPr="00244A3B">
          <w:rPr>
            <w:color w:val="auto"/>
          </w:rPr>
          <w:t>(480-365)</w:t>
        </w:r>
      </w:ins>
    </w:p>
    <w:p w14:paraId="7CC96000" w14:textId="77777777" w:rsidR="00F12D76" w:rsidRPr="00244A3B" w:rsidRDefault="00294694" w:rsidP="00244A3B">
      <w:pPr>
        <w:pStyle w:val="Default"/>
        <w:spacing w:before="120" w:after="120"/>
        <w:ind w:firstLine="426"/>
        <w:pPrChange w:id="459" w:author="Giulia Masoero" w:date="2022-07-01T17:22:00Z">
          <w:pPr>
            <w:pStyle w:val="Default"/>
            <w:spacing w:before="120" w:after="120" w:line="360" w:lineRule="auto"/>
            <w:ind w:firstLine="426"/>
          </w:pPr>
        </w:pPrChange>
      </w:pPr>
      <w:r w:rsidRPr="00244A3B">
        <w:rPr>
          <w:color w:val="auto"/>
        </w:rPr>
        <w:t>The second tested time window was the period from one year (day 365 / 24</w:t>
      </w:r>
      <w:r w:rsidRPr="00244A3B">
        <w:rPr>
          <w:color w:val="auto"/>
          <w:vertAlign w:val="superscript"/>
          <w:rPrChange w:id="460" w:author="Giulia Masoero" w:date="2022-07-01T17:21:00Z">
            <w:rPr>
              <w:color w:val="auto"/>
            </w:rPr>
          </w:rPrChange>
        </w:rPr>
        <w:t>th</w:t>
      </w:r>
      <w:r w:rsidRPr="00244A3B">
        <w:rPr>
          <w:color w:val="auto"/>
        </w:rPr>
        <w:t xml:space="preserve"> of September) before the reference day (24</w:t>
      </w:r>
      <w:r w:rsidRPr="00244A3B">
        <w:rPr>
          <w:color w:val="auto"/>
          <w:vertAlign w:val="superscript"/>
          <w:rPrChange w:id="461" w:author="Giulia Masoero" w:date="2022-07-01T17:21:00Z">
            <w:rPr>
              <w:color w:val="auto"/>
            </w:rPr>
          </w:rPrChange>
        </w:rPr>
        <w:t>th</w:t>
      </w:r>
      <w:r w:rsidRPr="00244A3B">
        <w:rPr>
          <w:color w:val="auto"/>
        </w:rPr>
        <w:t xml:space="preserve"> of September) until 1</w:t>
      </w:r>
      <w:r w:rsidRPr="00244A3B">
        <w:rPr>
          <w:color w:val="auto"/>
          <w:vertAlign w:val="superscript"/>
          <w:rPrChange w:id="462" w:author="Giulia Masoero" w:date="2022-07-01T17:21:00Z">
            <w:rPr>
              <w:color w:val="auto"/>
            </w:rPr>
          </w:rPrChange>
        </w:rPr>
        <w:t>st</w:t>
      </w:r>
      <w:r w:rsidRPr="00244A3B">
        <w:rPr>
          <w:color w:val="auto"/>
        </w:rPr>
        <w:t xml:space="preserve"> of June (day 480), when the last births of chamois are expected since the young (kids) are born during late spring (May-June). This window has a length </w:t>
      </w:r>
      <w:commentRangeStart w:id="463"/>
      <w:r w:rsidRPr="00244A3B">
        <w:rPr>
          <w:color w:val="auto"/>
        </w:rPr>
        <w:t xml:space="preserve">of 115 days, </w:t>
      </w:r>
      <w:commentRangeEnd w:id="463"/>
      <w:r w:rsidR="00723447" w:rsidRPr="00244A3B">
        <w:rPr>
          <w:rStyle w:val="CommentReference"/>
          <w:color w:val="auto"/>
          <w:sz w:val="24"/>
          <w:szCs w:val="24"/>
          <w:lang w:val="en-US" w:eastAsia="en-US"/>
          <w:rPrChange w:id="464" w:author="Giulia Masoero" w:date="2022-07-01T17:21:00Z">
            <w:rPr>
              <w:rStyle w:val="CommentReference"/>
              <w:color w:val="auto"/>
              <w:lang w:val="en-US" w:eastAsia="en-US"/>
            </w:rPr>
          </w:rPrChange>
        </w:rPr>
        <w:commentReference w:id="463"/>
      </w:r>
      <w:r w:rsidRPr="00244A3B">
        <w:rPr>
          <w:color w:val="auto"/>
        </w:rPr>
        <w:t xml:space="preserve">and it was chosen in order to examine whether the ambient </w:t>
      </w:r>
      <w:r w:rsidR="00F12D76" w:rsidRPr="00244A3B">
        <w:t xml:space="preserve">temperature during the initial few months of the chamois’ lives, when they are nursed by their mothers, affects their body growth. </w:t>
      </w:r>
    </w:p>
    <w:p w14:paraId="5474D75C" w14:textId="7BFEA2B1" w:rsidR="00F12D76" w:rsidRPr="00244A3B" w:rsidRDefault="00F12D76" w:rsidP="00244A3B">
      <w:pPr>
        <w:pStyle w:val="Default"/>
        <w:spacing w:before="120" w:after="120"/>
        <w:ind w:firstLine="426"/>
        <w:pPrChange w:id="465" w:author="Giulia Masoero" w:date="2022-07-01T17:22:00Z">
          <w:pPr>
            <w:pStyle w:val="Default"/>
            <w:spacing w:before="120" w:after="120" w:line="360" w:lineRule="auto"/>
            <w:ind w:firstLine="426"/>
          </w:pPr>
        </w:pPrChange>
      </w:pPr>
      <w:r w:rsidRPr="00244A3B">
        <w:t xml:space="preserve">Window 3 (Gestation period) </w:t>
      </w:r>
      <w:ins w:id="466" w:author="Giulia Masoero" w:date="2022-05-30T15:24:00Z">
        <w:r w:rsidR="00723447" w:rsidRPr="00244A3B">
          <w:t>(661 – 481)</w:t>
        </w:r>
      </w:ins>
    </w:p>
    <w:p w14:paraId="2176CBE6" w14:textId="77777777" w:rsidR="00F12D76" w:rsidRPr="00244A3B" w:rsidRDefault="00F12D76" w:rsidP="00244A3B">
      <w:pPr>
        <w:pStyle w:val="Default"/>
        <w:spacing w:before="120" w:after="120"/>
        <w:ind w:firstLine="426"/>
        <w:pPrChange w:id="467" w:author="Giulia Masoero" w:date="2022-07-01T17:22:00Z">
          <w:pPr>
            <w:pStyle w:val="Default"/>
            <w:spacing w:before="120" w:after="120" w:line="360" w:lineRule="auto"/>
            <w:ind w:firstLine="426"/>
          </w:pPr>
        </w:pPrChange>
      </w:pPr>
      <w:r w:rsidRPr="00244A3B">
        <w:t>The last tested time window had a length of 180 days and covered the period of 661 days (1</w:t>
      </w:r>
      <w:r w:rsidRPr="00244A3B">
        <w:rPr>
          <w:vertAlign w:val="superscript"/>
          <w:rPrChange w:id="468" w:author="Giulia Masoero" w:date="2022-07-01T17:21:00Z">
            <w:rPr/>
          </w:rPrChange>
        </w:rPr>
        <w:t>st</w:t>
      </w:r>
      <w:r w:rsidRPr="00244A3B">
        <w:t xml:space="preserve"> of December) until 481 days (31</w:t>
      </w:r>
      <w:r w:rsidRPr="00244A3B">
        <w:rPr>
          <w:vertAlign w:val="superscript"/>
          <w:rPrChange w:id="469" w:author="Giulia Masoero" w:date="2022-07-01T17:21:00Z">
            <w:rPr/>
          </w:rPrChange>
        </w:rPr>
        <w:t>st</w:t>
      </w:r>
      <w:r w:rsidRPr="00244A3B">
        <w:t xml:space="preserve"> of May) before the reference day. </w:t>
      </w:r>
      <w:r w:rsidRPr="00244A3B">
        <w:rPr>
          <w:highlight w:val="yellow"/>
          <w:rPrChange w:id="470" w:author="Giulia Masoero" w:date="2022-07-01T17:21:00Z">
            <w:rPr/>
          </w:rPrChange>
        </w:rPr>
        <w:t>This is the period when the mother was pregnant, up until the kids were born.</w:t>
      </w:r>
      <w:r w:rsidRPr="00244A3B">
        <w:t xml:space="preserve"> The pregnancy of females lasts about 170 days, therefore the past six months before the end of the birth period were analysed to test whether climate has an indirect effect of individuals while they are growing during the gestation period. </w:t>
      </w:r>
    </w:p>
    <w:p w14:paraId="65790A79" w14:textId="77777777" w:rsidR="00F12D76" w:rsidRPr="00244A3B" w:rsidRDefault="00F12D76" w:rsidP="00244A3B">
      <w:pPr>
        <w:pStyle w:val="Default"/>
        <w:spacing w:before="120" w:after="120"/>
        <w:ind w:firstLine="426"/>
        <w:pPrChange w:id="471" w:author="Giulia Masoero" w:date="2022-07-01T17:22:00Z">
          <w:pPr>
            <w:pStyle w:val="Default"/>
            <w:spacing w:before="120" w:after="120" w:line="360" w:lineRule="auto"/>
            <w:ind w:firstLine="426"/>
          </w:pPr>
        </w:pPrChange>
      </w:pPr>
      <w:r w:rsidRPr="00244A3B">
        <w:t xml:space="preserve">Information criterion and validation of analyses </w:t>
      </w:r>
    </w:p>
    <w:p w14:paraId="6F93AE94" w14:textId="77777777" w:rsidR="00F12D76" w:rsidRPr="00244A3B" w:rsidRDefault="00F12D76" w:rsidP="00244A3B">
      <w:pPr>
        <w:pStyle w:val="Default"/>
        <w:spacing w:before="120" w:after="120"/>
        <w:ind w:firstLine="426"/>
        <w:pPrChange w:id="472" w:author="Giulia Masoero" w:date="2022-07-01T17:22:00Z">
          <w:pPr>
            <w:pStyle w:val="Default"/>
            <w:spacing w:before="120" w:after="120" w:line="360" w:lineRule="auto"/>
            <w:ind w:firstLine="426"/>
          </w:pPr>
        </w:pPrChange>
      </w:pPr>
      <w:r w:rsidRPr="00244A3B">
        <w:t xml:space="preserve">After the three analyses were performed in R, the timing of the best climatic windows (open and close) was determined using Akaike Information Criterion (ΔAICc). ΔAICc values provide means for model selection by estimating the quality of each model, relative to each of the other tested models. The best model has the lowest ΔAICc values. The next step was to test whether any of the signals might have occurred simply by chance by performing randomization with a small sample size. Finally, the best models were put together in a common model to test the relative contribution of each time period to the body mass of juvenile Alpine chamois. </w:t>
      </w:r>
    </w:p>
    <w:p w14:paraId="0F9D4FD1" w14:textId="77777777" w:rsidR="00F12D76" w:rsidRPr="00244A3B" w:rsidRDefault="00F12D76" w:rsidP="00244A3B">
      <w:pPr>
        <w:pStyle w:val="Default"/>
        <w:spacing w:before="120" w:after="120"/>
        <w:ind w:firstLine="426"/>
        <w:pPrChange w:id="473" w:author="Giulia Masoero" w:date="2022-07-01T17:22:00Z">
          <w:pPr>
            <w:pStyle w:val="Default"/>
            <w:spacing w:before="120" w:after="120" w:line="360" w:lineRule="auto"/>
            <w:ind w:firstLine="426"/>
          </w:pPr>
        </w:pPrChange>
      </w:pPr>
      <w:r w:rsidRPr="00244A3B">
        <w:rPr>
          <w:b/>
          <w:bCs/>
        </w:rPr>
        <w:t>Presentation of results</w:t>
      </w:r>
    </w:p>
    <w:p w14:paraId="210BB5B5" w14:textId="77777777" w:rsidR="00F12D76" w:rsidRPr="00244A3B" w:rsidRDefault="00F12D76" w:rsidP="00244A3B">
      <w:pPr>
        <w:pStyle w:val="Default"/>
        <w:spacing w:before="120" w:after="120"/>
        <w:ind w:firstLine="426"/>
        <w:pPrChange w:id="474" w:author="Giulia Masoero" w:date="2022-07-01T17:22:00Z">
          <w:pPr>
            <w:pStyle w:val="Default"/>
            <w:spacing w:before="120" w:after="120" w:line="360" w:lineRule="auto"/>
            <w:ind w:firstLine="426"/>
          </w:pPr>
        </w:pPrChange>
      </w:pPr>
      <w:r w:rsidRPr="00244A3B">
        <w:t xml:space="preserve">Most of the graphs for this project were produced by R but they were modified with the graphic design platform Canva. </w:t>
      </w:r>
    </w:p>
    <w:p w14:paraId="1AC9B508" w14:textId="0CC04DB8" w:rsidR="00294694" w:rsidRPr="00244A3B" w:rsidRDefault="00F12D76" w:rsidP="00244A3B">
      <w:pPr>
        <w:pStyle w:val="Default"/>
        <w:spacing w:before="120" w:after="120"/>
        <w:ind w:firstLine="426"/>
        <w:pPrChange w:id="475" w:author="Giulia Masoero" w:date="2022-07-01T17:22:00Z">
          <w:pPr>
            <w:pStyle w:val="Default"/>
            <w:spacing w:before="120" w:after="120" w:line="360" w:lineRule="auto"/>
            <w:ind w:firstLine="426"/>
          </w:pPr>
        </w:pPrChange>
      </w:pPr>
      <w:r w:rsidRPr="00244A3B">
        <w:t>For the last section of the results called “Relative contribution of climatic conditions during Lactation life stage and Juvenile life stage</w:t>
      </w:r>
      <w:r w:rsidRPr="00244A3B">
        <w:rPr>
          <w:rPrChange w:id="476" w:author="Giulia Masoero" w:date="2022-07-01T17:21:00Z">
            <w:rPr>
              <w:i/>
              <w:iCs/>
            </w:rPr>
          </w:rPrChange>
        </w:rPr>
        <w:t xml:space="preserve">” </w:t>
      </w:r>
      <w:del w:id="477" w:author="Giulia Masoero" w:date="2022-05-30T15:26:00Z">
        <w:r w:rsidRPr="00244A3B" w:rsidDel="00723447">
          <w:rPr>
            <w:i/>
            <w:iCs/>
          </w:rPr>
          <w:delText>_</w:delText>
        </w:r>
      </w:del>
      <w:r w:rsidRPr="00244A3B">
        <w:t xml:space="preserve">the values for altitude, juvenile life stage and lactation life stage were scaled in R, so that the comparison of values is easier to interpret. However, in the same section, the graphs were presented with the original values because they make more biological sense. </w:t>
      </w:r>
    </w:p>
    <w:p w14:paraId="48723787" w14:textId="60C90BE9" w:rsidR="00F12D76" w:rsidRPr="00244A3B" w:rsidRDefault="00F12D76" w:rsidP="00244A3B">
      <w:pPr>
        <w:pStyle w:val="Default"/>
        <w:spacing w:before="120" w:after="120"/>
        <w:ind w:firstLine="426"/>
        <w:pPrChange w:id="478" w:author="Giulia Masoero" w:date="2022-07-01T17:22:00Z">
          <w:pPr>
            <w:pStyle w:val="Default"/>
            <w:spacing w:before="120" w:after="120" w:line="360" w:lineRule="auto"/>
            <w:ind w:firstLine="426"/>
          </w:pPr>
        </w:pPrChange>
      </w:pPr>
    </w:p>
    <w:p w14:paraId="47C2A6F3" w14:textId="77777777" w:rsidR="00F12D76" w:rsidRPr="00244A3B" w:rsidRDefault="00F12D76" w:rsidP="00244A3B">
      <w:pPr>
        <w:pStyle w:val="Default"/>
        <w:spacing w:before="120" w:after="120"/>
        <w:ind w:firstLine="426"/>
        <w:pPrChange w:id="479" w:author="Giulia Masoero" w:date="2022-07-01T17:22:00Z">
          <w:pPr>
            <w:pStyle w:val="Default"/>
            <w:spacing w:before="120" w:after="120" w:line="360" w:lineRule="auto"/>
            <w:ind w:firstLine="426"/>
          </w:pPr>
        </w:pPrChange>
      </w:pPr>
      <w:r w:rsidRPr="00244A3B">
        <w:rPr>
          <w:b/>
          <w:bCs/>
        </w:rPr>
        <w:lastRenderedPageBreak/>
        <w:t xml:space="preserve">Results </w:t>
      </w:r>
    </w:p>
    <w:p w14:paraId="118B82FC" w14:textId="77777777" w:rsidR="00F12D76" w:rsidRPr="00244A3B" w:rsidRDefault="00F12D76" w:rsidP="00244A3B">
      <w:pPr>
        <w:pStyle w:val="Default"/>
        <w:spacing w:before="120" w:after="120"/>
        <w:ind w:firstLine="426"/>
        <w:pPrChange w:id="480" w:author="Giulia Masoero" w:date="2022-07-01T17:22:00Z">
          <w:pPr>
            <w:pStyle w:val="Default"/>
            <w:spacing w:before="120" w:after="120" w:line="360" w:lineRule="auto"/>
            <w:ind w:firstLine="426"/>
          </w:pPr>
        </w:pPrChange>
      </w:pPr>
      <w:r w:rsidRPr="00244A3B">
        <w:rPr>
          <w:b/>
          <w:bCs/>
        </w:rPr>
        <w:t>Change of weight and ambient temperature (1992-2018)</w:t>
      </w:r>
    </w:p>
    <w:p w14:paraId="302CB4B2" w14:textId="77777777" w:rsidR="00F12D76" w:rsidRPr="00244A3B" w:rsidRDefault="00F12D76" w:rsidP="00244A3B">
      <w:pPr>
        <w:pStyle w:val="Default"/>
        <w:spacing w:before="120" w:after="120"/>
        <w:ind w:firstLine="426"/>
        <w:pPrChange w:id="481" w:author="Giulia Masoero" w:date="2022-07-01T17:22:00Z">
          <w:pPr>
            <w:pStyle w:val="Default"/>
            <w:spacing w:before="120" w:after="120" w:line="360" w:lineRule="auto"/>
            <w:ind w:firstLine="426"/>
          </w:pPr>
        </w:pPrChange>
      </w:pPr>
      <w:r w:rsidRPr="00244A3B">
        <w:t xml:space="preserve">The results from a linear model concluded that time (years) had a significant role on the change of weight of 1.5-year-old chamois (P&lt;0.001). Despite the big spread of the data, there was a pattern that pointed out the negative relationship between weight and time (Fig. 3A). The predictor explained about 4% of the variation in weight (R2 = 3.72%). The model indicated that the mean weight of 1.5-year-old chamois decreased by 0.082 kg per year (± 0.005 kg, T-value = -16.59, P &lt; 0.001). What is more, they lost an average of 2.135 kg between 1992 and 2018 which is 15.08 % of their mean body weight (mean body weight = 14.16 kg). </w:t>
      </w:r>
    </w:p>
    <w:p w14:paraId="1BDAC9A1" w14:textId="3ED75594" w:rsidR="00F12D76" w:rsidRPr="00244A3B" w:rsidRDefault="00F12D76" w:rsidP="00244A3B">
      <w:pPr>
        <w:pStyle w:val="Default"/>
        <w:spacing w:before="120" w:after="120"/>
        <w:ind w:firstLine="426"/>
        <w:pPrChange w:id="482" w:author="Giulia Masoero" w:date="2022-07-01T17:22:00Z">
          <w:pPr>
            <w:pStyle w:val="Default"/>
            <w:spacing w:before="120" w:after="120" w:line="360" w:lineRule="auto"/>
            <w:ind w:firstLine="426"/>
          </w:pPr>
        </w:pPrChange>
      </w:pPr>
      <w:r w:rsidRPr="00244A3B">
        <w:t>The mean ambient temperature across all seasons increased significantly by 0.03 ℃ per year (±0.009℃, t-value = 3.10, P = 0.002), with a total increase of 0.77 ℃ over the period of the whole study (Fig. 3B).Those results pointed out an obvious change in the weight of chamois and maybe this was connected to the increase of ambient temperatures. Therefore, the analysis was proceeded by finding the exact time windows and life stages that might have affected the change in weight in juvenile alpine chamois.</w:t>
      </w:r>
    </w:p>
    <w:p w14:paraId="65FAEC33" w14:textId="66444DC5" w:rsidR="00F12D76" w:rsidRPr="00244A3B" w:rsidRDefault="00F12D76" w:rsidP="00244A3B">
      <w:pPr>
        <w:pStyle w:val="Default"/>
        <w:spacing w:before="120" w:after="120"/>
        <w:ind w:firstLine="426"/>
        <w:pPrChange w:id="483" w:author="Giulia Masoero" w:date="2022-07-01T17:22:00Z">
          <w:pPr>
            <w:pStyle w:val="Default"/>
            <w:spacing w:before="120" w:after="120" w:line="360" w:lineRule="auto"/>
            <w:ind w:firstLine="426"/>
          </w:pPr>
        </w:pPrChange>
      </w:pPr>
    </w:p>
    <w:p w14:paraId="10FDAC17" w14:textId="2D0CAB98" w:rsidR="00F12D76" w:rsidRPr="00244A3B" w:rsidRDefault="00F12D76" w:rsidP="00244A3B">
      <w:pPr>
        <w:pStyle w:val="Default"/>
        <w:spacing w:before="120" w:after="120"/>
        <w:ind w:firstLine="426"/>
        <w:pPrChange w:id="484" w:author="Giulia Masoero" w:date="2022-07-01T17:22:00Z">
          <w:pPr>
            <w:pStyle w:val="Default"/>
            <w:spacing w:before="120" w:after="120" w:line="360" w:lineRule="auto"/>
            <w:ind w:firstLine="426"/>
          </w:pPr>
        </w:pPrChange>
      </w:pPr>
      <w:r w:rsidRPr="00244A3B">
        <w:rPr>
          <w:b/>
          <w:bCs/>
        </w:rPr>
        <w:t>Identification of the best climate windows</w:t>
      </w:r>
      <w:ins w:id="485" w:author="Giulia Masoero" w:date="2022-05-30T15:28:00Z">
        <w:r w:rsidR="00626983" w:rsidRPr="00244A3B">
          <w:rPr>
            <w:b/>
            <w:bCs/>
          </w:rPr>
          <w:t xml:space="preserve"> </w:t>
        </w:r>
      </w:ins>
      <w:r w:rsidRPr="00244A3B">
        <w:rPr>
          <w:b/>
          <w:bCs/>
        </w:rPr>
        <w:t>for Juvenile, Lactation</w:t>
      </w:r>
      <w:ins w:id="486" w:author="Giulia Masoero" w:date="2022-05-30T15:28:00Z">
        <w:r w:rsidR="00626983" w:rsidRPr="00244A3B">
          <w:rPr>
            <w:b/>
            <w:bCs/>
          </w:rPr>
          <w:t xml:space="preserve"> </w:t>
        </w:r>
      </w:ins>
      <w:r w:rsidRPr="00244A3B">
        <w:rPr>
          <w:b/>
          <w:bCs/>
        </w:rPr>
        <w:t>and Gestation life stages</w:t>
      </w:r>
    </w:p>
    <w:p w14:paraId="548843DF" w14:textId="77777777" w:rsidR="00F12D76" w:rsidRPr="00244A3B" w:rsidRDefault="00F12D76" w:rsidP="00244A3B">
      <w:pPr>
        <w:pStyle w:val="Default"/>
        <w:spacing w:before="120" w:after="120"/>
        <w:ind w:firstLine="426"/>
        <w:pPrChange w:id="487" w:author="Giulia Masoero" w:date="2022-07-01T17:22:00Z">
          <w:pPr>
            <w:pStyle w:val="Default"/>
            <w:spacing w:before="120" w:after="120" w:line="360" w:lineRule="auto"/>
            <w:ind w:firstLine="426"/>
          </w:pPr>
        </w:pPrChange>
      </w:pPr>
      <w:r w:rsidRPr="00244A3B">
        <w:t xml:space="preserve">All possible combinations for weather window models were tested with a </w:t>
      </w:r>
      <w:r w:rsidRPr="00244A3B">
        <w:rPr>
          <w:i/>
          <w:iCs/>
        </w:rPr>
        <w:t xml:space="preserve">climwin </w:t>
      </w:r>
      <w:r w:rsidRPr="00244A3B">
        <w:t xml:space="preserve">analysis in order to select the best model for each of the three chamois life stages (Juvenile, Lactation and Gestation). Fig. 4 shows the difference in model support (ΔAICc values) for the different time windows of an effect of mean ambient temperature on chamois’ weight, compared to a null model with no weather effect included. The results from the </w:t>
      </w:r>
      <w:r w:rsidRPr="00244A3B">
        <w:rPr>
          <w:i/>
          <w:iCs/>
        </w:rPr>
        <w:t xml:space="preserve">climwin </w:t>
      </w:r>
      <w:r w:rsidRPr="00244A3B">
        <w:t>analysis for the Juvenile life stage showed that the best supported model (ΔAICc = -279.71) assumes absolute time window with quadratic effect of mean temperature, going back from day 108 to day 66 from the reference day (24</w:t>
      </w:r>
      <w:r w:rsidRPr="00244A3B">
        <w:rPr>
          <w:vertAlign w:val="superscript"/>
          <w:rPrChange w:id="488" w:author="Giulia Masoero" w:date="2022-07-01T17:21:00Z">
            <w:rPr/>
          </w:rPrChange>
        </w:rPr>
        <w:t>th</w:t>
      </w:r>
      <w:r w:rsidRPr="00244A3B">
        <w:t xml:space="preserve"> September) (Fig. 4A; Table 1). This climate window has a length of 42 days and is the equivalent to the period from June 8</w:t>
      </w:r>
      <w:r w:rsidRPr="00244A3B">
        <w:rPr>
          <w:vertAlign w:val="superscript"/>
          <w:rPrChange w:id="489" w:author="Giulia Masoero" w:date="2022-07-01T17:21:00Z">
            <w:rPr/>
          </w:rPrChange>
        </w:rPr>
        <w:t>th</w:t>
      </w:r>
      <w:r w:rsidRPr="00244A3B">
        <w:t xml:space="preserve"> until July 20</w:t>
      </w:r>
      <w:r w:rsidRPr="00244A3B">
        <w:rPr>
          <w:vertAlign w:val="superscript"/>
          <w:rPrChange w:id="490" w:author="Giulia Masoero" w:date="2022-07-01T17:21:00Z">
            <w:rPr/>
          </w:rPrChange>
        </w:rPr>
        <w:t>th</w:t>
      </w:r>
      <w:r w:rsidRPr="00244A3B">
        <w:t xml:space="preserve"> the year when the alpine chamois were 1.5-year-old juveniles (Table 1). </w:t>
      </w:r>
    </w:p>
    <w:p w14:paraId="0AA0A692" w14:textId="13CF9FF4" w:rsidR="00F12D76" w:rsidRPr="00244A3B" w:rsidRDefault="00F12D76" w:rsidP="00244A3B">
      <w:pPr>
        <w:pStyle w:val="Default"/>
        <w:spacing w:before="120" w:after="120"/>
        <w:ind w:firstLine="426"/>
        <w:pPrChange w:id="491" w:author="Giulia Masoero" w:date="2022-07-01T17:22:00Z">
          <w:pPr>
            <w:pStyle w:val="Default"/>
            <w:spacing w:before="120" w:after="120" w:line="360" w:lineRule="auto"/>
            <w:ind w:firstLine="426"/>
          </w:pPr>
        </w:pPrChange>
      </w:pPr>
      <w:r w:rsidRPr="00244A3B">
        <w:t xml:space="preserve">The results from the </w:t>
      </w:r>
      <w:r w:rsidRPr="00244A3B">
        <w:rPr>
          <w:i/>
          <w:iCs/>
        </w:rPr>
        <w:t xml:space="preserve">climwin </w:t>
      </w:r>
      <w:r w:rsidRPr="00244A3B">
        <w:t xml:space="preserve">analysis for the lactation life stage showed that the </w:t>
      </w:r>
      <w:del w:id="492" w:author="Giulia Masoero" w:date="2022-07-01T15:05:00Z">
        <w:r w:rsidRPr="00244A3B" w:rsidDel="00CB6A16">
          <w:delText>best supported</w:delText>
        </w:r>
      </w:del>
      <w:ins w:id="493" w:author="Giulia Masoero" w:date="2022-07-01T15:05:00Z">
        <w:r w:rsidR="00CB6A16" w:rsidRPr="00244A3B">
          <w:t>best-supported</w:t>
        </w:r>
      </w:ins>
      <w:r w:rsidRPr="00244A3B">
        <w:t xml:space="preserve"> model (ΔAICc = -305.69) assumes </w:t>
      </w:r>
      <w:ins w:id="494" w:author="Giulia Masoero" w:date="2022-07-01T15:05:00Z">
        <w:r w:rsidR="00CB6A16" w:rsidRPr="00244A3B">
          <w:t xml:space="preserve">an </w:t>
        </w:r>
      </w:ins>
      <w:r w:rsidRPr="00244A3B">
        <w:t xml:space="preserve">absolute time window with </w:t>
      </w:r>
      <w:ins w:id="495" w:author="Giulia Masoero" w:date="2022-07-01T15:05:00Z">
        <w:r w:rsidR="00CB6A16" w:rsidRPr="00244A3B">
          <w:t xml:space="preserve">a </w:t>
        </w:r>
      </w:ins>
      <w:r w:rsidRPr="00244A3B">
        <w:t>quadratic effect of mean temperature, going back from day 480 to day 452 from the reference day (Fig. 4B; Table 1). This climate window has a length of 28 days and is the equivalent to the period from June 1</w:t>
      </w:r>
      <w:r w:rsidRPr="00244A3B">
        <w:rPr>
          <w:vertAlign w:val="superscript"/>
          <w:rPrChange w:id="496" w:author="Giulia Masoero" w:date="2022-07-01T17:21:00Z">
            <w:rPr/>
          </w:rPrChange>
        </w:rPr>
        <w:t>st</w:t>
      </w:r>
      <w:r w:rsidRPr="00244A3B">
        <w:t xml:space="preserve"> until June 29</w:t>
      </w:r>
      <w:r w:rsidRPr="00244A3B">
        <w:rPr>
          <w:vertAlign w:val="superscript"/>
          <w:rPrChange w:id="497" w:author="Giulia Masoero" w:date="2022-07-01T17:21:00Z">
            <w:rPr/>
          </w:rPrChange>
        </w:rPr>
        <w:t>th</w:t>
      </w:r>
      <w:r w:rsidRPr="00244A3B">
        <w:t xml:space="preserve"> (Table 1) the year when the Alpine chamois were kids, still being taken care of by their mothers. </w:t>
      </w:r>
    </w:p>
    <w:p w14:paraId="65687853" w14:textId="5022D95F" w:rsidR="00F12D76" w:rsidRPr="00244A3B" w:rsidRDefault="00F12D76" w:rsidP="00244A3B">
      <w:pPr>
        <w:pStyle w:val="Default"/>
        <w:spacing w:before="120" w:after="120"/>
        <w:ind w:firstLine="426"/>
        <w:rPr>
          <w:color w:val="auto"/>
        </w:rPr>
        <w:pPrChange w:id="498" w:author="Giulia Masoero" w:date="2022-07-01T17:22:00Z">
          <w:pPr>
            <w:pStyle w:val="Default"/>
            <w:spacing w:before="120" w:after="120" w:line="360" w:lineRule="auto"/>
            <w:ind w:firstLine="426"/>
          </w:pPr>
        </w:pPrChange>
      </w:pPr>
      <w:r w:rsidRPr="00244A3B">
        <w:t xml:space="preserve">However, the results from the gestation life stage (Fig. 4C) did not detect a significant climate signal. Based on Fig. 4C and the “best” climatic window from the </w:t>
      </w:r>
      <w:r w:rsidRPr="00244A3B">
        <w:rPr>
          <w:i/>
          <w:iCs/>
        </w:rPr>
        <w:t xml:space="preserve">climwin </w:t>
      </w:r>
      <w:r w:rsidRPr="00244A3B">
        <w:t>analysis, which indicated a climatic window of 0 days and ΔAICc values of -279.29 (Table 1), it was indicated that the ambient temperature during that life stage does not seem to be biologically meaningful for the change of size of Alpine chamois. Therefore, the gestation life stage was no further examined in this study.</w:t>
      </w:r>
    </w:p>
    <w:p w14:paraId="4732C1FB" w14:textId="324D8E4C" w:rsidR="00294694" w:rsidRPr="00244A3B" w:rsidRDefault="00294694" w:rsidP="00244A3B">
      <w:pPr>
        <w:pStyle w:val="Default"/>
        <w:spacing w:before="120" w:after="120"/>
        <w:ind w:firstLine="426"/>
        <w:rPr>
          <w:color w:val="auto"/>
        </w:rPr>
        <w:pPrChange w:id="499" w:author="Giulia Masoero" w:date="2022-07-01T17:22:00Z">
          <w:pPr>
            <w:pStyle w:val="Default"/>
            <w:spacing w:before="120" w:after="120" w:line="360" w:lineRule="auto"/>
            <w:ind w:firstLine="426"/>
          </w:pPr>
        </w:pPrChange>
      </w:pPr>
    </w:p>
    <w:p w14:paraId="2EE064E8" w14:textId="37EE2E36" w:rsidR="00F12D76" w:rsidRPr="00244A3B" w:rsidRDefault="00F12D76" w:rsidP="00244A3B">
      <w:pPr>
        <w:pStyle w:val="Default"/>
        <w:spacing w:before="120" w:after="120"/>
        <w:ind w:firstLine="426"/>
        <w:pPrChange w:id="500" w:author="Giulia Masoero" w:date="2022-07-01T17:22:00Z">
          <w:pPr>
            <w:pStyle w:val="Default"/>
            <w:spacing w:before="120" w:after="120" w:line="360" w:lineRule="auto"/>
            <w:ind w:firstLine="426"/>
          </w:pPr>
        </w:pPrChange>
      </w:pPr>
      <w:r w:rsidRPr="00244A3B">
        <w:rPr>
          <w:b/>
          <w:bCs/>
        </w:rPr>
        <w:t>Relative contribution of altitude,</w:t>
      </w:r>
      <w:ins w:id="501" w:author="Giulia Masoero" w:date="2022-05-30T15:28:00Z">
        <w:r w:rsidR="003B7E01" w:rsidRPr="00244A3B">
          <w:rPr>
            <w:b/>
            <w:bCs/>
          </w:rPr>
          <w:t xml:space="preserve"> </w:t>
        </w:r>
      </w:ins>
      <w:r w:rsidRPr="00244A3B">
        <w:rPr>
          <w:b/>
          <w:bCs/>
        </w:rPr>
        <w:t>and</w:t>
      </w:r>
      <w:ins w:id="502" w:author="Giulia Masoero" w:date="2022-05-30T15:28:00Z">
        <w:r w:rsidR="003B7E01" w:rsidRPr="00244A3B">
          <w:rPr>
            <w:b/>
            <w:bCs/>
          </w:rPr>
          <w:t xml:space="preserve"> </w:t>
        </w:r>
      </w:ins>
      <w:r w:rsidRPr="00244A3B">
        <w:rPr>
          <w:b/>
          <w:bCs/>
        </w:rPr>
        <w:t>climatic conditions during Lactation</w:t>
      </w:r>
      <w:ins w:id="503" w:author="Giulia Masoero" w:date="2022-05-30T15:28:00Z">
        <w:r w:rsidR="003B7E01" w:rsidRPr="00244A3B">
          <w:rPr>
            <w:b/>
            <w:bCs/>
          </w:rPr>
          <w:t xml:space="preserve"> </w:t>
        </w:r>
      </w:ins>
      <w:r w:rsidRPr="00244A3B">
        <w:rPr>
          <w:b/>
          <w:bCs/>
        </w:rPr>
        <w:t xml:space="preserve">life stage and Juvenile life stage </w:t>
      </w:r>
    </w:p>
    <w:p w14:paraId="6458CE5A" w14:textId="0239E1BC" w:rsidR="00F12D76" w:rsidRPr="00244A3B" w:rsidRDefault="00F12D76" w:rsidP="00244A3B">
      <w:pPr>
        <w:pStyle w:val="Default"/>
        <w:spacing w:before="120" w:after="120"/>
        <w:ind w:firstLine="426"/>
        <w:rPr>
          <w:color w:val="auto"/>
        </w:rPr>
        <w:pPrChange w:id="504" w:author="Giulia Masoero" w:date="2022-07-01T17:22:00Z">
          <w:pPr>
            <w:pStyle w:val="Default"/>
            <w:spacing w:before="120" w:after="120" w:line="360" w:lineRule="auto"/>
            <w:ind w:firstLine="426"/>
          </w:pPr>
        </w:pPrChange>
      </w:pPr>
      <w:r w:rsidRPr="00244A3B">
        <w:lastRenderedPageBreak/>
        <w:t xml:space="preserve">The </w:t>
      </w:r>
      <w:r w:rsidRPr="00244A3B">
        <w:rPr>
          <w:i/>
          <w:iCs/>
        </w:rPr>
        <w:t xml:space="preserve">climwin </w:t>
      </w:r>
      <w:r w:rsidRPr="00244A3B">
        <w:t xml:space="preserve">analysis was continued by </w:t>
      </w:r>
      <w:del w:id="505" w:author="Giulia Masoero" w:date="2022-05-30T15:28:00Z">
        <w:r w:rsidRPr="00244A3B" w:rsidDel="003B7E01">
          <w:delText>furter</w:delText>
        </w:r>
      </w:del>
      <w:ins w:id="506" w:author="Giulia Masoero" w:date="2022-05-30T15:28:00Z">
        <w:r w:rsidR="003B7E01" w:rsidRPr="00244A3B">
          <w:t>further</w:t>
        </w:r>
      </w:ins>
      <w:r w:rsidRPr="00244A3B">
        <w:t xml:space="preserve"> investigation of the relative contribution of each life stage, taking into account the sex of individuals as well as the altitude where they were shot.</w:t>
      </w:r>
    </w:p>
    <w:p w14:paraId="6AC75899" w14:textId="05BE6277" w:rsidR="00F12D76" w:rsidRPr="00244A3B" w:rsidRDefault="00F12D76" w:rsidP="00244A3B">
      <w:pPr>
        <w:pStyle w:val="Default"/>
        <w:spacing w:before="120" w:after="120"/>
        <w:ind w:firstLine="426"/>
        <w:pPrChange w:id="507" w:author="Giulia Masoero" w:date="2022-07-01T17:22:00Z">
          <w:pPr>
            <w:pStyle w:val="Default"/>
            <w:spacing w:before="120" w:after="120" w:line="360" w:lineRule="auto"/>
            <w:ind w:firstLine="426"/>
          </w:pPr>
        </w:pPrChange>
      </w:pPr>
      <w:r w:rsidRPr="00244A3B">
        <w:t xml:space="preserve">The results showed that 1.5-year-old male individuals are significantly heavier than female ones (Table 2; Fig. 6A). From the scaled variables, the results show that the altitude has the strongest effect on the weight of chamois (0.486 ± 0.035) (Table 2; Fig, 6B). </w:t>
      </w:r>
      <w:del w:id="508" w:author="Giulia Masoero" w:date="2022-05-30T15:28:00Z">
        <w:r w:rsidRPr="00244A3B" w:rsidDel="003B7E01">
          <w:delText>Furhermore</w:delText>
        </w:r>
      </w:del>
      <w:ins w:id="509" w:author="Giulia Masoero" w:date="2022-05-30T15:28:00Z">
        <w:r w:rsidR="003B7E01" w:rsidRPr="00244A3B">
          <w:t>Furthermore</w:t>
        </w:r>
      </w:ins>
      <w:r w:rsidRPr="00244A3B">
        <w:t xml:space="preserve">, it looks like with increase of elevation, the weight of individuals also increases (Fig. 6B). </w:t>
      </w:r>
      <w:del w:id="510" w:author="Giulia Masoero" w:date="2022-05-30T15:28:00Z">
        <w:r w:rsidRPr="00244A3B" w:rsidDel="003B7E01">
          <w:delText>Nontheless</w:delText>
        </w:r>
      </w:del>
      <w:ins w:id="511" w:author="Giulia Masoero" w:date="2022-05-30T15:28:00Z">
        <w:r w:rsidR="003B7E01" w:rsidRPr="00244A3B">
          <w:t>Nonetheless</w:t>
        </w:r>
      </w:ins>
      <w:r w:rsidRPr="00244A3B">
        <w:t>, the linear effects of ambient temperature during the Lactation and Juvenile period are of similar magnitude as elevation (0.473 ± 0.051 and 0.403 ± 0.051) (Fig. 6C, D).</w:t>
      </w:r>
    </w:p>
    <w:p w14:paraId="6F4BC2B6" w14:textId="73617D5A" w:rsidR="00F12D76" w:rsidRPr="00244A3B" w:rsidRDefault="00F12D76" w:rsidP="00244A3B">
      <w:pPr>
        <w:pStyle w:val="Default"/>
        <w:spacing w:before="120" w:after="120"/>
        <w:ind w:firstLine="426"/>
        <w:pPrChange w:id="512" w:author="Giulia Masoero" w:date="2022-07-01T17:22:00Z">
          <w:pPr>
            <w:pStyle w:val="Default"/>
            <w:spacing w:before="120" w:after="120" w:line="360" w:lineRule="auto"/>
            <w:ind w:firstLine="426"/>
          </w:pPr>
        </w:pPrChange>
      </w:pPr>
      <w:proofErr w:type="spellStart"/>
      <w:r w:rsidRPr="00244A3B">
        <w:t>T_h_e</w:t>
      </w:r>
      <w:proofErr w:type="spellEnd"/>
      <w:r w:rsidRPr="00244A3B">
        <w:t>_ _</w:t>
      </w:r>
      <w:proofErr w:type="spellStart"/>
      <w:r w:rsidRPr="00244A3B">
        <w:t>r_e_s_u_l_t_s</w:t>
      </w:r>
      <w:proofErr w:type="spellEnd"/>
      <w:r w:rsidRPr="00244A3B">
        <w:t>_ _</w:t>
      </w:r>
      <w:proofErr w:type="spellStart"/>
      <w:r w:rsidRPr="00244A3B">
        <w:t>a_l_s_o</w:t>
      </w:r>
      <w:proofErr w:type="spellEnd"/>
      <w:r w:rsidRPr="00244A3B">
        <w:t>_ _</w:t>
      </w:r>
      <w:proofErr w:type="spellStart"/>
      <w:r w:rsidRPr="00244A3B">
        <w:t>s_h_o_w</w:t>
      </w:r>
      <w:proofErr w:type="spellEnd"/>
      <w:r w:rsidRPr="00244A3B">
        <w:t>_ _</w:t>
      </w:r>
      <w:proofErr w:type="spellStart"/>
      <w:r w:rsidRPr="00244A3B">
        <w:t>t_h_a_t</w:t>
      </w:r>
      <w:proofErr w:type="spellEnd"/>
      <w:r w:rsidRPr="00244A3B">
        <w:t>_ _</w:t>
      </w:r>
      <w:proofErr w:type="spellStart"/>
      <w:r w:rsidRPr="00244A3B">
        <w:t>t_h_e</w:t>
      </w:r>
      <w:proofErr w:type="spellEnd"/>
      <w:r w:rsidRPr="00244A3B">
        <w:t>_ _</w:t>
      </w:r>
      <w:proofErr w:type="spellStart"/>
      <w:r w:rsidRPr="00244A3B">
        <w:t>i_n_c_r_e_a_s_e</w:t>
      </w:r>
      <w:proofErr w:type="spellEnd"/>
      <w:r w:rsidRPr="00244A3B">
        <w:t>_ _</w:t>
      </w:r>
      <w:proofErr w:type="spellStart"/>
      <w:r w:rsidRPr="00244A3B">
        <w:t>o_f</w:t>
      </w:r>
      <w:proofErr w:type="spellEnd"/>
      <w:r w:rsidRPr="00244A3B">
        <w:t>_ _</w:t>
      </w:r>
      <w:proofErr w:type="spellStart"/>
      <w:r w:rsidRPr="00244A3B">
        <w:t>a_m_b_i_e_n_t</w:t>
      </w:r>
      <w:proofErr w:type="spellEnd"/>
      <w:r w:rsidRPr="00244A3B">
        <w:t>_ _</w:t>
      </w:r>
      <w:proofErr w:type="spellStart"/>
      <w:r w:rsidRPr="00244A3B">
        <w:t>t_e_m_p_e_r_a_t_u_r_e</w:t>
      </w:r>
      <w:proofErr w:type="spellEnd"/>
      <w:r w:rsidRPr="00244A3B">
        <w:t>_ _</w:t>
      </w:r>
      <w:proofErr w:type="spellStart"/>
      <w:r w:rsidRPr="00244A3B">
        <w:t>d_u_r_i_n_g</w:t>
      </w:r>
      <w:proofErr w:type="spellEnd"/>
      <w:r w:rsidRPr="00244A3B">
        <w:t>_ _</w:t>
      </w:r>
      <w:proofErr w:type="spellStart"/>
      <w:r w:rsidRPr="00244A3B">
        <w:t>t_h_e</w:t>
      </w:r>
      <w:proofErr w:type="spellEnd"/>
      <w:r w:rsidRPr="00244A3B">
        <w:t>_ _</w:t>
      </w:r>
      <w:proofErr w:type="spellStart"/>
      <w:r w:rsidRPr="00244A3B">
        <w:t>b_e_s_t</w:t>
      </w:r>
      <w:proofErr w:type="spellEnd"/>
      <w:r w:rsidRPr="00244A3B">
        <w:t>_ _</w:t>
      </w:r>
      <w:proofErr w:type="spellStart"/>
      <w:r w:rsidRPr="00244A3B">
        <w:t>c_l_i_m_a_t_i_c</w:t>
      </w:r>
      <w:proofErr w:type="spellEnd"/>
      <w:r w:rsidRPr="00244A3B">
        <w:t>_ _</w:t>
      </w:r>
      <w:proofErr w:type="spellStart"/>
      <w:r w:rsidRPr="00244A3B">
        <w:t>w_i_n_d_o_w_s</w:t>
      </w:r>
      <w:proofErr w:type="spellEnd"/>
      <w:r w:rsidRPr="00244A3B">
        <w:t>_ _</w:t>
      </w:r>
      <w:proofErr w:type="spellStart"/>
      <w:r w:rsidRPr="00244A3B">
        <w:t>o_v_e_r</w:t>
      </w:r>
      <w:proofErr w:type="spellEnd"/>
      <w:r w:rsidRPr="00244A3B">
        <w:t>_ _</w:t>
      </w:r>
      <w:proofErr w:type="spellStart"/>
      <w:r w:rsidRPr="00244A3B">
        <w:t>t_h_e</w:t>
      </w:r>
      <w:proofErr w:type="spellEnd"/>
      <w:r w:rsidRPr="00244A3B">
        <w:t>_ _</w:t>
      </w:r>
      <w:proofErr w:type="spellStart"/>
      <w:r w:rsidRPr="00244A3B">
        <w:t>c_o_u_r_s_e</w:t>
      </w:r>
      <w:proofErr w:type="spellEnd"/>
      <w:r w:rsidRPr="00244A3B">
        <w:t>_ _</w:t>
      </w:r>
      <w:proofErr w:type="spellStart"/>
      <w:r w:rsidRPr="00244A3B">
        <w:t>o_f</w:t>
      </w:r>
      <w:proofErr w:type="spellEnd"/>
      <w:r w:rsidRPr="00244A3B">
        <w:t>_ _</w:t>
      </w:r>
      <w:proofErr w:type="spellStart"/>
      <w:r w:rsidRPr="00244A3B">
        <w:t>t_h_e</w:t>
      </w:r>
      <w:proofErr w:type="spellEnd"/>
      <w:r w:rsidRPr="00244A3B">
        <w:t>_ _</w:t>
      </w:r>
      <w:proofErr w:type="spellStart"/>
      <w:r w:rsidRPr="00244A3B">
        <w:t>s_t_u_d_y</w:t>
      </w:r>
      <w:proofErr w:type="spellEnd"/>
      <w:r w:rsidRPr="00244A3B">
        <w:t>_ _</w:t>
      </w:r>
      <w:proofErr w:type="spellStart"/>
      <w:r w:rsidRPr="00244A3B">
        <w:t>h_a_d</w:t>
      </w:r>
      <w:proofErr w:type="spellEnd"/>
      <w:r w:rsidRPr="00244A3B">
        <w:t>_ _a_ _</w:t>
      </w:r>
      <w:proofErr w:type="spellStart"/>
      <w:r w:rsidRPr="00244A3B">
        <w:t>s_i_m_i_l_a_r</w:t>
      </w:r>
      <w:proofErr w:type="spellEnd"/>
      <w:r w:rsidRPr="00244A3B">
        <w:t>_ _</w:t>
      </w:r>
      <w:proofErr w:type="spellStart"/>
      <w:r w:rsidRPr="00244A3B">
        <w:t>e_f_f_e_c_t</w:t>
      </w:r>
      <w:proofErr w:type="spellEnd"/>
      <w:r w:rsidRPr="00244A3B">
        <w:t>_ _</w:t>
      </w:r>
      <w:proofErr w:type="spellStart"/>
      <w:r w:rsidRPr="00244A3B">
        <w:t>f_o_r</w:t>
      </w:r>
      <w:proofErr w:type="spellEnd"/>
      <w:r w:rsidRPr="00244A3B">
        <w:t>_ _</w:t>
      </w:r>
      <w:proofErr w:type="spellStart"/>
      <w:r w:rsidRPr="00244A3B">
        <w:t>b_o_t_h</w:t>
      </w:r>
      <w:proofErr w:type="spellEnd"/>
      <w:r w:rsidRPr="00244A3B">
        <w:t>_ _</w:t>
      </w:r>
      <w:proofErr w:type="spellStart"/>
      <w:r w:rsidRPr="00244A3B">
        <w:t>t_h_e</w:t>
      </w:r>
      <w:proofErr w:type="spellEnd"/>
      <w:r w:rsidRPr="00244A3B">
        <w:t>_ _</w:t>
      </w:r>
      <w:proofErr w:type="spellStart"/>
      <w:r w:rsidRPr="00244A3B">
        <w:t>j_u_v_e_n_i_l_e</w:t>
      </w:r>
      <w:proofErr w:type="spellEnd"/>
      <w:r w:rsidRPr="00244A3B">
        <w:t>_ _</w:t>
      </w:r>
      <w:proofErr w:type="spellStart"/>
      <w:r w:rsidRPr="00244A3B">
        <w:t>a_n_d</w:t>
      </w:r>
      <w:proofErr w:type="spellEnd"/>
      <w:r w:rsidRPr="00244A3B">
        <w:t>_ _</w:t>
      </w:r>
      <w:proofErr w:type="spellStart"/>
      <w:r w:rsidRPr="00244A3B">
        <w:t>l_a_c_t_a_t_i_o_n</w:t>
      </w:r>
      <w:proofErr w:type="spellEnd"/>
      <w:r w:rsidRPr="00244A3B">
        <w:t>_ _</w:t>
      </w:r>
      <w:proofErr w:type="spellStart"/>
      <w:r w:rsidRPr="00244A3B">
        <w:t>l_i_f_e</w:t>
      </w:r>
      <w:proofErr w:type="spellEnd"/>
      <w:r w:rsidRPr="00244A3B">
        <w:t>_ _</w:t>
      </w:r>
      <w:proofErr w:type="spellStart"/>
      <w:r w:rsidRPr="00244A3B">
        <w:t>s_t_a_g_e_s</w:t>
      </w:r>
      <w:proofErr w:type="spellEnd"/>
      <w:r w:rsidRPr="00244A3B">
        <w:t>_ _– _</w:t>
      </w:r>
      <w:proofErr w:type="spellStart"/>
      <w:r w:rsidRPr="00244A3B">
        <w:t>i_t</w:t>
      </w:r>
      <w:proofErr w:type="spellEnd"/>
      <w:r w:rsidRPr="00244A3B">
        <w:t>_ _</w:t>
      </w:r>
      <w:proofErr w:type="spellStart"/>
      <w:r w:rsidRPr="00244A3B">
        <w:t>l_e_d</w:t>
      </w:r>
      <w:proofErr w:type="spellEnd"/>
      <w:r w:rsidRPr="00244A3B">
        <w:t>_ _</w:t>
      </w:r>
      <w:proofErr w:type="spellStart"/>
      <w:r w:rsidRPr="00244A3B">
        <w:t>t_o</w:t>
      </w:r>
      <w:proofErr w:type="spellEnd"/>
      <w:r w:rsidRPr="00244A3B">
        <w:t>_ _a_ _</w:t>
      </w:r>
      <w:proofErr w:type="spellStart"/>
      <w:r w:rsidRPr="00244A3B">
        <w:t>d_r_a_s_t_i_c</w:t>
      </w:r>
      <w:proofErr w:type="spellEnd"/>
      <w:r w:rsidRPr="00244A3B">
        <w:t>_ _</w:t>
      </w:r>
      <w:proofErr w:type="spellStart"/>
      <w:r w:rsidRPr="00244A3B">
        <w:t>d_e_c_r_e_a_s_e</w:t>
      </w:r>
      <w:proofErr w:type="spellEnd"/>
      <w:r w:rsidRPr="00244A3B">
        <w:t>_ _</w:t>
      </w:r>
      <w:proofErr w:type="spellStart"/>
      <w:r w:rsidRPr="00244A3B">
        <w:t>o_f</w:t>
      </w:r>
      <w:proofErr w:type="spellEnd"/>
      <w:r w:rsidRPr="00244A3B">
        <w:t>_ _</w:t>
      </w:r>
      <w:proofErr w:type="spellStart"/>
      <w:r w:rsidRPr="00244A3B">
        <w:t>t_h_e</w:t>
      </w:r>
      <w:proofErr w:type="spellEnd"/>
      <w:r w:rsidRPr="00244A3B">
        <w:t>_ _</w:t>
      </w:r>
      <w:proofErr w:type="spellStart"/>
      <w:r w:rsidRPr="00244A3B">
        <w:t>w_e_i_g_h_t</w:t>
      </w:r>
      <w:proofErr w:type="spellEnd"/>
      <w:r w:rsidRPr="00244A3B">
        <w:t>_ _</w:t>
      </w:r>
      <w:proofErr w:type="spellStart"/>
      <w:r w:rsidRPr="00244A3B">
        <w:t>o_f</w:t>
      </w:r>
      <w:proofErr w:type="spellEnd"/>
      <w:r w:rsidRPr="00244A3B">
        <w:t>_ _</w:t>
      </w:r>
      <w:proofErr w:type="spellStart"/>
      <w:r w:rsidRPr="00244A3B">
        <w:t>i_n_d_i_v_i_d_u_a_l_s</w:t>
      </w:r>
      <w:proofErr w:type="spellEnd"/>
      <w:r w:rsidRPr="00244A3B">
        <w:t>_ _</w:t>
      </w:r>
      <w:proofErr w:type="spellStart"/>
      <w:r w:rsidRPr="00244A3B">
        <w:t>w_h_e_n</w:t>
      </w:r>
      <w:proofErr w:type="spellEnd"/>
      <w:r w:rsidRPr="00244A3B">
        <w:t>_ _</w:t>
      </w:r>
      <w:proofErr w:type="spellStart"/>
      <w:r w:rsidRPr="00244A3B">
        <w:t>t_h_e</w:t>
      </w:r>
      <w:proofErr w:type="spellEnd"/>
      <w:r w:rsidRPr="00244A3B">
        <w:t>_ _</w:t>
      </w:r>
      <w:proofErr w:type="spellStart"/>
      <w:r w:rsidRPr="00244A3B">
        <w:t>t_e_m_p_e_r_a_t_u_r_e_s</w:t>
      </w:r>
      <w:proofErr w:type="spellEnd"/>
      <w:r w:rsidRPr="00244A3B">
        <w:t>_ _</w:t>
      </w:r>
      <w:proofErr w:type="spellStart"/>
      <w:r w:rsidRPr="00244A3B">
        <w:t>w_e_r_e</w:t>
      </w:r>
      <w:proofErr w:type="spellEnd"/>
      <w:r w:rsidRPr="00244A3B">
        <w:t>_ _</w:t>
      </w:r>
      <w:proofErr w:type="spellStart"/>
      <w:r w:rsidRPr="00244A3B">
        <w:t>i_n_c_r_e_a_s_i_n_g</w:t>
      </w:r>
      <w:proofErr w:type="spellEnd"/>
      <w:r w:rsidRPr="00244A3B">
        <w:t>_ _</w:t>
      </w:r>
      <w:proofErr w:type="spellStart"/>
      <w:r w:rsidRPr="00244A3B">
        <w:t>u_p</w:t>
      </w:r>
      <w:proofErr w:type="spellEnd"/>
      <w:r w:rsidRPr="00244A3B">
        <w:t>_ _</w:t>
      </w:r>
      <w:proofErr w:type="spellStart"/>
      <w:r w:rsidRPr="00244A3B">
        <w:t>t_o</w:t>
      </w:r>
      <w:proofErr w:type="spellEnd"/>
      <w:r w:rsidRPr="00244A3B">
        <w:t>_ _2_1_-_2_2_ _℃ _</w:t>
      </w:r>
      <w:proofErr w:type="spellStart"/>
      <w:r w:rsidRPr="00244A3B">
        <w:t>b_e_f_o_r_e</w:t>
      </w:r>
      <w:proofErr w:type="spellEnd"/>
      <w:r w:rsidRPr="00244A3B">
        <w:t>_ _</w:t>
      </w:r>
      <w:proofErr w:type="spellStart"/>
      <w:r w:rsidRPr="00244A3B">
        <w:t>t_h_e</w:t>
      </w:r>
      <w:proofErr w:type="spellEnd"/>
      <w:r w:rsidRPr="00244A3B">
        <w:t>_ _</w:t>
      </w:r>
      <w:proofErr w:type="spellStart"/>
      <w:r w:rsidRPr="00244A3B">
        <w:t>r_e_a_c_h</w:t>
      </w:r>
      <w:proofErr w:type="spellEnd"/>
      <w:r w:rsidRPr="00244A3B">
        <w:t>_ _</w:t>
      </w:r>
      <w:proofErr w:type="spellStart"/>
      <w:r w:rsidRPr="00244A3B">
        <w:t>o_f</w:t>
      </w:r>
      <w:proofErr w:type="spellEnd"/>
      <w:r w:rsidRPr="00244A3B">
        <w:t>_ _</w:t>
      </w:r>
      <w:proofErr w:type="spellStart"/>
      <w:r w:rsidRPr="00244A3B">
        <w:t>p_l_a_t_o</w:t>
      </w:r>
      <w:proofErr w:type="spellEnd"/>
      <w:r w:rsidRPr="00244A3B">
        <w:t>_,_ _</w:t>
      </w:r>
      <w:proofErr w:type="spellStart"/>
      <w:r w:rsidRPr="00244A3B">
        <w:t>f_o_l_l_o_w_e_d</w:t>
      </w:r>
      <w:proofErr w:type="spellEnd"/>
      <w:r w:rsidRPr="00244A3B">
        <w:t>_ _</w:t>
      </w:r>
      <w:proofErr w:type="spellStart"/>
      <w:r w:rsidRPr="00244A3B">
        <w:t>b_y</w:t>
      </w:r>
      <w:proofErr w:type="spellEnd"/>
      <w:r w:rsidRPr="00244A3B">
        <w:t>_ _a_ _</w:t>
      </w:r>
      <w:proofErr w:type="spellStart"/>
      <w:r w:rsidRPr="00244A3B">
        <w:t>s_l_i_g_h_t</w:t>
      </w:r>
      <w:proofErr w:type="spellEnd"/>
      <w:r w:rsidRPr="00244A3B">
        <w:t>_ _</w:t>
      </w:r>
      <w:proofErr w:type="spellStart"/>
      <w:r w:rsidRPr="00244A3B">
        <w:t>i_n_c_r_e_a_s_e</w:t>
      </w:r>
      <w:proofErr w:type="spellEnd"/>
      <w:r w:rsidRPr="00244A3B">
        <w:t>_ _</w:t>
      </w:r>
      <w:proofErr w:type="spellStart"/>
      <w:r w:rsidRPr="00244A3B">
        <w:t>o_f</w:t>
      </w:r>
      <w:proofErr w:type="spellEnd"/>
      <w:r w:rsidRPr="00244A3B">
        <w:t>_ _</w:t>
      </w:r>
      <w:proofErr w:type="spellStart"/>
      <w:r w:rsidRPr="00244A3B">
        <w:t>w_e_i_g_h_t</w:t>
      </w:r>
      <w:proofErr w:type="spellEnd"/>
      <w:r w:rsidRPr="00244A3B">
        <w:t>_._ _</w:t>
      </w:r>
    </w:p>
    <w:p w14:paraId="7E12EE36" w14:textId="1483DC1E" w:rsidR="00F12D76" w:rsidRPr="00244A3B" w:rsidRDefault="00F12D76" w:rsidP="00244A3B">
      <w:pPr>
        <w:pStyle w:val="Default"/>
        <w:spacing w:before="120" w:after="120"/>
        <w:ind w:firstLine="426"/>
        <w:rPr>
          <w:ins w:id="513" w:author="Giulia Masoero" w:date="2022-06-30T15:36:00Z"/>
        </w:rPr>
        <w:pPrChange w:id="514" w:author="Giulia Masoero" w:date="2022-07-01T17:22:00Z">
          <w:pPr>
            <w:pStyle w:val="Default"/>
            <w:spacing w:before="120" w:after="120" w:line="360" w:lineRule="auto"/>
            <w:ind w:firstLine="426"/>
          </w:pPr>
        </w:pPrChange>
      </w:pPr>
    </w:p>
    <w:p w14:paraId="21A03681" w14:textId="77777777" w:rsidR="009860FD" w:rsidRPr="00244A3B" w:rsidRDefault="009860FD" w:rsidP="00244A3B">
      <w:pPr>
        <w:pStyle w:val="Default"/>
        <w:spacing w:before="120" w:after="120"/>
        <w:ind w:firstLine="426"/>
        <w:pPrChange w:id="515" w:author="Giulia Masoero" w:date="2022-07-01T17:22:00Z">
          <w:pPr>
            <w:pStyle w:val="Default"/>
            <w:spacing w:before="120" w:after="120" w:line="360" w:lineRule="auto"/>
            <w:ind w:firstLine="426"/>
          </w:pPr>
        </w:pPrChange>
      </w:pPr>
    </w:p>
    <w:p w14:paraId="12E8B47E" w14:textId="77777777" w:rsidR="00F12D76" w:rsidRPr="00244A3B" w:rsidRDefault="00F12D76" w:rsidP="00244A3B">
      <w:pPr>
        <w:pStyle w:val="Default"/>
        <w:spacing w:before="120" w:after="120"/>
        <w:ind w:firstLine="426"/>
        <w:pPrChange w:id="516" w:author="Giulia Masoero" w:date="2022-07-01T17:22:00Z">
          <w:pPr>
            <w:pStyle w:val="Default"/>
            <w:spacing w:before="120" w:after="120" w:line="360" w:lineRule="auto"/>
            <w:ind w:firstLine="426"/>
          </w:pPr>
        </w:pPrChange>
      </w:pPr>
      <w:r w:rsidRPr="00244A3B">
        <w:rPr>
          <w:b/>
          <w:bCs/>
        </w:rPr>
        <w:t xml:space="preserve">Discussion </w:t>
      </w:r>
    </w:p>
    <w:p w14:paraId="486D357B" w14:textId="11A45C62" w:rsidR="00F12D76" w:rsidRPr="00244A3B" w:rsidRDefault="00F12D76" w:rsidP="00244A3B">
      <w:pPr>
        <w:pStyle w:val="Default"/>
        <w:spacing w:before="120" w:after="120"/>
        <w:ind w:firstLine="426"/>
        <w:rPr>
          <w:ins w:id="517" w:author="Giulia Masoero" w:date="2022-06-30T15:36:00Z"/>
        </w:rPr>
        <w:pPrChange w:id="518" w:author="Giulia Masoero" w:date="2022-07-01T17:22:00Z">
          <w:pPr>
            <w:pStyle w:val="Default"/>
            <w:spacing w:before="120" w:after="120" w:line="360" w:lineRule="auto"/>
            <w:ind w:firstLine="426"/>
          </w:pPr>
        </w:pPrChange>
      </w:pPr>
      <w:r w:rsidRPr="00244A3B">
        <w:t xml:space="preserve">The results from this study showed that the body weight of Alpine chamois </w:t>
      </w:r>
      <w:del w:id="519" w:author="Giulia Masoero" w:date="2022-06-29T16:25:00Z">
        <w:r w:rsidRPr="00244A3B" w:rsidDel="00696CA2">
          <w:delText>(</w:delText>
        </w:r>
        <w:r w:rsidRPr="00244A3B" w:rsidDel="00696CA2">
          <w:rPr>
            <w:i/>
            <w:iCs/>
          </w:rPr>
          <w:delText>Rupicapra rupicapra)</w:delText>
        </w:r>
      </w:del>
      <w:r w:rsidRPr="00244A3B">
        <w:rPr>
          <w:i/>
          <w:iCs/>
        </w:rPr>
        <w:t xml:space="preserve"> </w:t>
      </w:r>
      <w:r w:rsidRPr="00244A3B">
        <w:t xml:space="preserve">in the Ticino canton in the Swiss Alps has been </w:t>
      </w:r>
      <w:r w:rsidRPr="00244A3B">
        <w:rPr>
          <w:highlight w:val="yellow"/>
          <w:rPrChange w:id="520" w:author="Giulia Masoero" w:date="2022-07-01T17:21:00Z">
            <w:rPr/>
          </w:rPrChange>
        </w:rPr>
        <w:t>gradually decreasing from 1992 until 2018 while the mean ambient temperatures have been increasing</w:t>
      </w:r>
      <w:r w:rsidRPr="00244A3B">
        <w:t xml:space="preserve">. The long-term shrinking body size of chamois seems to be connected to increasing summer ambient temperatures during the crucial early growth stages. The first summer of independent foraging of juvenile chamois is the most important period, followed by the lactation period. What is more, it was found that the ambient temperatures during the gestation period do not seem to influence the growth of chamois. In addition, the species showed sexual dimorphism in weight that is already apparent at the kid-juvenile stages. Lastly, it was found that at higher elevation, thus colder environment, chamois are bigger. </w:t>
      </w:r>
    </w:p>
    <w:p w14:paraId="6978E2C8" w14:textId="5FAA5A40" w:rsidR="009860FD" w:rsidRPr="00244A3B" w:rsidRDefault="009860FD" w:rsidP="00244A3B">
      <w:pPr>
        <w:pStyle w:val="Default"/>
        <w:spacing w:before="120" w:after="120"/>
        <w:ind w:firstLine="426"/>
        <w:rPr>
          <w:ins w:id="521" w:author="Giulia Masoero" w:date="2022-07-01T17:17:00Z"/>
        </w:rPr>
        <w:pPrChange w:id="522" w:author="Giulia Masoero" w:date="2022-07-01T17:22:00Z">
          <w:pPr>
            <w:pStyle w:val="Default"/>
            <w:spacing w:before="120" w:after="120" w:line="360" w:lineRule="auto"/>
            <w:ind w:firstLine="426"/>
          </w:pPr>
        </w:pPrChange>
      </w:pPr>
    </w:p>
    <w:p w14:paraId="774FD7EC" w14:textId="77777777" w:rsidR="007255C7" w:rsidRPr="00244A3B" w:rsidRDefault="007255C7" w:rsidP="00244A3B">
      <w:pPr>
        <w:spacing w:before="120" w:after="120"/>
        <w:ind w:firstLine="426"/>
        <w:rPr>
          <w:ins w:id="523" w:author="Giulia Masoero" w:date="2022-07-01T17:17:00Z"/>
        </w:rPr>
        <w:pPrChange w:id="524" w:author="Giulia Masoero" w:date="2022-07-01T17:22:00Z">
          <w:pPr/>
        </w:pPrChange>
      </w:pPr>
    </w:p>
    <w:p w14:paraId="260F8C76" w14:textId="1B6D464A" w:rsidR="007255C7" w:rsidRPr="00244A3B" w:rsidRDefault="007255C7" w:rsidP="00244A3B">
      <w:pPr>
        <w:spacing w:before="120" w:after="120"/>
        <w:ind w:firstLine="426"/>
        <w:rPr>
          <w:ins w:id="525" w:author="Giulia Masoero" w:date="2022-07-01T17:17:00Z"/>
        </w:rPr>
        <w:pPrChange w:id="526" w:author="Giulia Masoero" w:date="2022-07-01T17:22:00Z">
          <w:pPr/>
        </w:pPrChange>
      </w:pPr>
      <w:r w:rsidRPr="00244A3B">
        <w:rPr>
          <w:lang w:val="fr-CA"/>
        </w:rPr>
        <w:fldChar w:fldCharType="begin"/>
      </w:r>
      <w:r w:rsidRPr="00244A3B">
        <w:rPr>
          <w:lang w:val="fr-CA"/>
        </w:rPr>
        <w:instrText xml:space="preserve"> ADDIN ZOTERO_ITEM CSL_CITATION {"citationID":"Ei0NfhLQ","properties":{"formattedCitation":"(Rughetti and Festa-Bianchet 2012)","plainCitation":"(Rughetti and Festa-Bianchet 2012)","noteIndex":0},"citationItems":[{"id":3523,"uris":["http://zotero.org/users/3388363/items/AUBWR9MN"],"itemData":{"id":3523,"type":"article-journal","abstract":"Environmental change, including global warming, can lead to directional changes over time in phenotypic traits such as sex- and age-specific body mass. We evaluated the potential short-term effects of a series of hot and dry springs and early summers on mass of yearling chamois (Rupicapra rupicapra) in 2 populations in the western Alps. Yearling mass decreased in both populations over the study period, but much of this decline seemed to originate from a sharp drop in 2003, after which body mass remained low. Our analysis suggested that this decrease was caused by the additive effects of warm springs and summers over the first 2 years of life. The mass of adult chamois also decreased over time. These results suggest that ongoing warming in the Alps could be a selective pressure on the life history and reproductive strategies of wild ungulates.","container-title":"Journal of Mammalogy","DOI":"10.1644/11-MAMM-A-402.1","ISSN":"0022-2372","issue":"5","journalAbbreviation":"Journal of Mammalogy","page":"1301-1307","source":"Silverchair","title":"Effects of spring-summer temperature on body mass of chamois","volume":"93","author":[{"family":"Rughetti","given":"Marco"},{"family":"Festa-Bianchet","given":"Marco"}],"issued":{"date-parts":[["2012",10,19]]},"citation-key":"rughettiEffectsSpringsummerTemperature2012a"}}],"schema":"https://github.com/citation-style-language/schema/raw/master/csl-citation.json"} </w:instrText>
      </w:r>
      <w:r w:rsidRPr="00244A3B">
        <w:rPr>
          <w:lang w:val="fr-CA"/>
        </w:rPr>
        <w:fldChar w:fldCharType="separate"/>
      </w:r>
      <w:r w:rsidRPr="00244A3B">
        <w:rPr>
          <w:noProof/>
          <w:lang w:val="fr-CA"/>
        </w:rPr>
        <w:t>(Rughetti and Festa-Bianchet 2012)</w:t>
      </w:r>
      <w:r w:rsidRPr="00244A3B">
        <w:rPr>
          <w:lang w:val="fr-CA"/>
        </w:rPr>
        <w:fldChar w:fldCharType="end"/>
      </w:r>
      <w:ins w:id="527" w:author="Giulia Masoero" w:date="2022-07-01T17:17:00Z">
        <w:r w:rsidRPr="00244A3B">
          <w:rPr>
            <w:lang w:val="fr-CA"/>
          </w:rPr>
          <w:t xml:space="preserve"> </w:t>
        </w:r>
        <w:r w:rsidRPr="00244A3B">
          <w:fldChar w:fldCharType="begin"/>
        </w:r>
        <w:r w:rsidRPr="00244A3B">
          <w:instrText xml:space="preserve"> HYPERLINK "javascript:;" </w:instrText>
        </w:r>
        <w:r w:rsidRPr="00244A3B">
          <w:fldChar w:fldCharType="separate"/>
        </w:r>
        <w:r w:rsidRPr="00244A3B">
          <w:rPr>
            <w:rStyle w:val="Hyperlink"/>
            <w:rFonts w:ascii="Merriweather" w:hAnsi="Merriweather"/>
            <w:color w:val="006FB7"/>
            <w:bdr w:val="none" w:sz="0" w:space="0" w:color="auto" w:frame="1"/>
            <w:shd w:val="clear" w:color="auto" w:fill="FFFFFF"/>
            <w:rPrChange w:id="528" w:author="Giulia Masoero" w:date="2022-07-01T17:21:00Z">
              <w:rPr>
                <w:rStyle w:val="Hyperlink"/>
                <w:rFonts w:ascii="Merriweather" w:hAnsi="Merriweather"/>
                <w:color w:val="006FB7"/>
                <w:sz w:val="23"/>
                <w:szCs w:val="23"/>
                <w:bdr w:val="none" w:sz="0" w:space="0" w:color="auto" w:frame="1"/>
                <w:shd w:val="clear" w:color="auto" w:fill="FFFFFF"/>
              </w:rPr>
            </w:rPrChange>
          </w:rPr>
          <w:t>Ciais et al. (2005)</w:t>
        </w:r>
        <w:r w:rsidRPr="00244A3B">
          <w:fldChar w:fldCharType="end"/>
        </w:r>
        <w:r w:rsidRPr="00244A3B">
          <w:rPr>
            <w:rFonts w:ascii="Merriweather" w:hAnsi="Merriweather"/>
            <w:color w:val="2A2A2A"/>
            <w:shd w:val="clear" w:color="auto" w:fill="FFFFFF"/>
            <w:rPrChange w:id="529" w:author="Giulia Masoero" w:date="2022-07-01T17:21:00Z">
              <w:rPr>
                <w:rFonts w:ascii="Merriweather" w:hAnsi="Merriweather"/>
                <w:color w:val="2A2A2A"/>
                <w:sz w:val="23"/>
                <w:szCs w:val="23"/>
                <w:shd w:val="clear" w:color="auto" w:fill="FFFFFF"/>
              </w:rPr>
            </w:rPrChange>
          </w:rPr>
          <w:t> reported a strong decrease in plant primary productivity across Europe in 2003 relative to previous years. The unusually warm July was proposed as the main cause of this reduction, although there is some debate as to whether water limitation or high temperatures had the strongest effect on plant productivity (</w:t>
        </w:r>
        <w:r w:rsidRPr="00244A3B">
          <w:fldChar w:fldCharType="begin"/>
        </w:r>
        <w:r w:rsidRPr="00244A3B">
          <w:instrText xml:space="preserve"> HYPERLINK "javascript:;" </w:instrText>
        </w:r>
        <w:r w:rsidRPr="00244A3B">
          <w:fldChar w:fldCharType="separate"/>
        </w:r>
        <w:r w:rsidRPr="00244A3B">
          <w:rPr>
            <w:rStyle w:val="Hyperlink"/>
            <w:rFonts w:ascii="Merriweather" w:hAnsi="Merriweather"/>
            <w:color w:val="006FB7"/>
            <w:bdr w:val="none" w:sz="0" w:space="0" w:color="auto" w:frame="1"/>
            <w:shd w:val="clear" w:color="auto" w:fill="FFFFFF"/>
            <w:rPrChange w:id="530" w:author="Giulia Masoero" w:date="2022-07-01T17:21:00Z">
              <w:rPr>
                <w:rStyle w:val="Hyperlink"/>
                <w:rFonts w:ascii="Merriweather" w:hAnsi="Merriweather"/>
                <w:color w:val="006FB7"/>
                <w:sz w:val="23"/>
                <w:szCs w:val="23"/>
                <w:bdr w:val="none" w:sz="0" w:space="0" w:color="auto" w:frame="1"/>
                <w:shd w:val="clear" w:color="auto" w:fill="FFFFFF"/>
              </w:rPr>
            </w:rPrChange>
          </w:rPr>
          <w:t>Reichstein et al. 2007</w:t>
        </w:r>
        <w:r w:rsidRPr="00244A3B">
          <w:fldChar w:fldCharType="end"/>
        </w:r>
        <w:r w:rsidRPr="00244A3B">
          <w:rPr>
            <w:rFonts w:ascii="Merriweather" w:hAnsi="Merriweather"/>
            <w:color w:val="2A2A2A"/>
            <w:shd w:val="clear" w:color="auto" w:fill="FFFFFF"/>
            <w:rPrChange w:id="531" w:author="Giulia Masoero" w:date="2022-07-01T17:21:00Z">
              <w:rPr>
                <w:rFonts w:ascii="Merriweather" w:hAnsi="Merriweather"/>
                <w:color w:val="2A2A2A"/>
                <w:sz w:val="23"/>
                <w:szCs w:val="23"/>
                <w:shd w:val="clear" w:color="auto" w:fill="FFFFFF"/>
              </w:rPr>
            </w:rPrChange>
          </w:rPr>
          <w:t>). In our study sites, unusually warm temperatures also were recorded in 2005, 2006, 2007, and 2009 (</w:t>
        </w:r>
        <w:r w:rsidRPr="00244A3B">
          <w:fldChar w:fldCharType="begin"/>
        </w:r>
        <w:r w:rsidRPr="00244A3B">
          <w:instrText xml:space="preserve"> HYPERLINK "javascript:;" </w:instrText>
        </w:r>
        <w:r w:rsidRPr="00244A3B">
          <w:fldChar w:fldCharType="separate"/>
        </w:r>
        <w:r w:rsidRPr="00244A3B">
          <w:rPr>
            <w:rStyle w:val="Hyperlink"/>
            <w:rFonts w:ascii="Merriweather" w:hAnsi="Merriweather"/>
            <w:color w:val="006FB7"/>
            <w:bdr w:val="none" w:sz="0" w:space="0" w:color="auto" w:frame="1"/>
            <w:shd w:val="clear" w:color="auto" w:fill="FFFFFF"/>
            <w:rPrChange w:id="532" w:author="Giulia Masoero" w:date="2022-07-01T17:21:00Z">
              <w:rPr>
                <w:rStyle w:val="Hyperlink"/>
                <w:rFonts w:ascii="Merriweather" w:hAnsi="Merriweather"/>
                <w:color w:val="006FB7"/>
                <w:sz w:val="23"/>
                <w:szCs w:val="23"/>
                <w:bdr w:val="none" w:sz="0" w:space="0" w:color="auto" w:frame="1"/>
                <w:shd w:val="clear" w:color="auto" w:fill="FFFFFF"/>
              </w:rPr>
            </w:rPrChange>
          </w:rPr>
          <w:t>Fig. 1</w:t>
        </w:r>
        <w:r w:rsidRPr="00244A3B">
          <w:fldChar w:fldCharType="end"/>
        </w:r>
        <w:r w:rsidRPr="00244A3B">
          <w:rPr>
            <w:rFonts w:ascii="Merriweather" w:hAnsi="Merriweather"/>
            <w:color w:val="2A2A2A"/>
            <w:shd w:val="clear" w:color="auto" w:fill="FFFFFF"/>
            <w:rPrChange w:id="533" w:author="Giulia Masoero" w:date="2022-07-01T17:21:00Z">
              <w:rPr>
                <w:rFonts w:ascii="Merriweather" w:hAnsi="Merriweather"/>
                <w:color w:val="2A2A2A"/>
                <w:sz w:val="23"/>
                <w:szCs w:val="23"/>
                <w:shd w:val="clear" w:color="auto" w:fill="FFFFFF"/>
              </w:rPr>
            </w:rPrChange>
          </w:rPr>
          <w:t xml:space="preserve">). Examination of our data suggests that high spring-summer temperatures in 2003–2009 were the main cause of reduction in yearling mass. Although reduced plant productivity in 2003 could explain low yearling body mass that year, the </w:t>
        </w:r>
        <w:r w:rsidRPr="00244A3B">
          <w:rPr>
            <w:rFonts w:ascii="Merriweather" w:hAnsi="Merriweather"/>
            <w:color w:val="2A2A2A"/>
            <w:shd w:val="clear" w:color="auto" w:fill="FFFFFF"/>
            <w:rPrChange w:id="534" w:author="Giulia Masoero" w:date="2022-07-01T17:21:00Z">
              <w:rPr>
                <w:rFonts w:ascii="Merriweather" w:hAnsi="Merriweather"/>
                <w:color w:val="2A2A2A"/>
                <w:sz w:val="23"/>
                <w:szCs w:val="23"/>
                <w:shd w:val="clear" w:color="auto" w:fill="FFFFFF"/>
              </w:rPr>
            </w:rPrChange>
          </w:rPr>
          <w:lastRenderedPageBreak/>
          <w:t>persistence of low mass in subsequent years was likely because of continuing similar environmental conditions. Our analysis suggests an additive effect of high temperatures experienced over the first 2 summers of life on the mass of yearlings in autumn (</w:t>
        </w:r>
        <w:r w:rsidRPr="00244A3B">
          <w:fldChar w:fldCharType="begin"/>
        </w:r>
        <w:r w:rsidRPr="00244A3B">
          <w:instrText xml:space="preserve"> HYPERLINK "javascript:;" </w:instrText>
        </w:r>
        <w:r w:rsidRPr="00244A3B">
          <w:fldChar w:fldCharType="separate"/>
        </w:r>
        <w:r w:rsidRPr="00244A3B">
          <w:rPr>
            <w:rStyle w:val="Hyperlink"/>
            <w:rFonts w:ascii="Merriweather" w:hAnsi="Merriweather"/>
            <w:color w:val="006FB7"/>
            <w:bdr w:val="none" w:sz="0" w:space="0" w:color="auto" w:frame="1"/>
            <w:shd w:val="clear" w:color="auto" w:fill="FFFFFF"/>
            <w:rPrChange w:id="535" w:author="Giulia Masoero" w:date="2022-07-01T17:21:00Z">
              <w:rPr>
                <w:rStyle w:val="Hyperlink"/>
                <w:rFonts w:ascii="Merriweather" w:hAnsi="Merriweather"/>
                <w:color w:val="006FB7"/>
                <w:sz w:val="23"/>
                <w:szCs w:val="23"/>
                <w:bdr w:val="none" w:sz="0" w:space="0" w:color="auto" w:frame="1"/>
                <w:shd w:val="clear" w:color="auto" w:fill="FFFFFF"/>
              </w:rPr>
            </w:rPrChange>
          </w:rPr>
          <w:t>Table 2</w:t>
        </w:r>
        <w:r w:rsidRPr="00244A3B">
          <w:fldChar w:fldCharType="end"/>
        </w:r>
        <w:r w:rsidRPr="00244A3B">
          <w:rPr>
            <w:rFonts w:ascii="Merriweather" w:hAnsi="Merriweather"/>
            <w:color w:val="2A2A2A"/>
            <w:shd w:val="clear" w:color="auto" w:fill="FFFFFF"/>
            <w:rPrChange w:id="536" w:author="Giulia Masoero" w:date="2022-07-01T17:21:00Z">
              <w:rPr>
                <w:rFonts w:ascii="Merriweather" w:hAnsi="Merriweather"/>
                <w:color w:val="2A2A2A"/>
                <w:sz w:val="23"/>
                <w:szCs w:val="23"/>
                <w:shd w:val="clear" w:color="auto" w:fill="FFFFFF"/>
              </w:rPr>
            </w:rPrChange>
          </w:rPr>
          <w:t>). That result confirms the importance of environmental conditions during early growth for large herbivores (</w:t>
        </w:r>
        <w:r w:rsidRPr="00244A3B">
          <w:fldChar w:fldCharType="begin"/>
        </w:r>
        <w:r w:rsidRPr="00244A3B">
          <w:instrText xml:space="preserve"> HYPERLINK "javascript:;" </w:instrText>
        </w:r>
        <w:r w:rsidRPr="00244A3B">
          <w:fldChar w:fldCharType="separate"/>
        </w:r>
        <w:r w:rsidRPr="00244A3B">
          <w:rPr>
            <w:rStyle w:val="Hyperlink"/>
            <w:rFonts w:ascii="Merriweather" w:hAnsi="Merriweather"/>
            <w:color w:val="006FB7"/>
            <w:bdr w:val="none" w:sz="0" w:space="0" w:color="auto" w:frame="1"/>
            <w:shd w:val="clear" w:color="auto" w:fill="FFFFFF"/>
            <w:rPrChange w:id="537" w:author="Giulia Masoero" w:date="2022-07-01T17:21:00Z">
              <w:rPr>
                <w:rStyle w:val="Hyperlink"/>
                <w:rFonts w:ascii="Merriweather" w:hAnsi="Merriweather"/>
                <w:color w:val="006FB7"/>
                <w:sz w:val="23"/>
                <w:szCs w:val="23"/>
                <w:bdr w:val="none" w:sz="0" w:space="0" w:color="auto" w:frame="1"/>
                <w:shd w:val="clear" w:color="auto" w:fill="FFFFFF"/>
              </w:rPr>
            </w:rPrChange>
          </w:rPr>
          <w:t>Forchhammer et al. 2001</w:t>
        </w:r>
        <w:r w:rsidRPr="00244A3B">
          <w:fldChar w:fldCharType="end"/>
        </w:r>
        <w:r w:rsidRPr="00244A3B">
          <w:rPr>
            <w:rFonts w:ascii="Merriweather" w:hAnsi="Merriweather"/>
            <w:color w:val="2A2A2A"/>
            <w:shd w:val="clear" w:color="auto" w:fill="FFFFFF"/>
            <w:rPrChange w:id="538" w:author="Giulia Masoero" w:date="2022-07-01T17:21:00Z">
              <w:rPr>
                <w:rFonts w:ascii="Merriweather" w:hAnsi="Merriweather"/>
                <w:color w:val="2A2A2A"/>
                <w:sz w:val="23"/>
                <w:szCs w:val="23"/>
                <w:shd w:val="clear" w:color="auto" w:fill="FFFFFF"/>
              </w:rPr>
            </w:rPrChange>
          </w:rPr>
          <w:t>; </w:t>
        </w:r>
        <w:r w:rsidRPr="00244A3B">
          <w:fldChar w:fldCharType="begin"/>
        </w:r>
        <w:r w:rsidRPr="00244A3B">
          <w:instrText xml:space="preserve"> HYPERLINK "javascript:;" </w:instrText>
        </w:r>
        <w:r w:rsidRPr="00244A3B">
          <w:fldChar w:fldCharType="separate"/>
        </w:r>
        <w:r w:rsidRPr="00244A3B">
          <w:rPr>
            <w:rStyle w:val="Hyperlink"/>
            <w:rFonts w:ascii="Merriweather" w:hAnsi="Merriweather"/>
            <w:color w:val="006FB7"/>
            <w:bdr w:val="none" w:sz="0" w:space="0" w:color="auto" w:frame="1"/>
            <w:shd w:val="clear" w:color="auto" w:fill="FFFFFF"/>
            <w:rPrChange w:id="539" w:author="Giulia Masoero" w:date="2022-07-01T17:21:00Z">
              <w:rPr>
                <w:rStyle w:val="Hyperlink"/>
                <w:rFonts w:ascii="Merriweather" w:hAnsi="Merriweather"/>
                <w:color w:val="006FB7"/>
                <w:sz w:val="23"/>
                <w:szCs w:val="23"/>
                <w:bdr w:val="none" w:sz="0" w:space="0" w:color="auto" w:frame="1"/>
                <w:shd w:val="clear" w:color="auto" w:fill="FFFFFF"/>
              </w:rPr>
            </w:rPrChange>
          </w:rPr>
          <w:t>Nussey et al. 2007</w:t>
        </w:r>
        <w:r w:rsidRPr="00244A3B">
          <w:fldChar w:fldCharType="end"/>
        </w:r>
        <w:r w:rsidRPr="00244A3B">
          <w:rPr>
            <w:rFonts w:ascii="Merriweather" w:hAnsi="Merriweather"/>
            <w:color w:val="2A2A2A"/>
            <w:shd w:val="clear" w:color="auto" w:fill="FFFFFF"/>
            <w:rPrChange w:id="540" w:author="Giulia Masoero" w:date="2022-07-01T17:21:00Z">
              <w:rPr>
                <w:rFonts w:ascii="Merriweather" w:hAnsi="Merriweather"/>
                <w:color w:val="2A2A2A"/>
                <w:sz w:val="23"/>
                <w:szCs w:val="23"/>
                <w:shd w:val="clear" w:color="auto" w:fill="FFFFFF"/>
              </w:rPr>
            </w:rPrChange>
          </w:rPr>
          <w:t>). A decline in mass also was evident in adults. In large herbivores, female body condition often affects offspring mass, mostly at high population density when females reduce maternal care (</w:t>
        </w:r>
        <w:r w:rsidRPr="00244A3B">
          <w:fldChar w:fldCharType="begin"/>
        </w:r>
        <w:r w:rsidRPr="00244A3B">
          <w:instrText xml:space="preserve"> HYPERLINK "javascript:;" </w:instrText>
        </w:r>
        <w:r w:rsidRPr="00244A3B">
          <w:fldChar w:fldCharType="separate"/>
        </w:r>
        <w:r w:rsidRPr="00244A3B">
          <w:rPr>
            <w:rStyle w:val="Hyperlink"/>
            <w:rFonts w:ascii="Merriweather" w:hAnsi="Merriweather"/>
            <w:color w:val="006FB7"/>
            <w:bdr w:val="none" w:sz="0" w:space="0" w:color="auto" w:frame="1"/>
            <w:shd w:val="clear" w:color="auto" w:fill="FFFFFF"/>
            <w:rPrChange w:id="541" w:author="Giulia Masoero" w:date="2022-07-01T17:21:00Z">
              <w:rPr>
                <w:rStyle w:val="Hyperlink"/>
                <w:rFonts w:ascii="Merriweather" w:hAnsi="Merriweather"/>
                <w:color w:val="006FB7"/>
                <w:sz w:val="23"/>
                <w:szCs w:val="23"/>
                <w:bdr w:val="none" w:sz="0" w:space="0" w:color="auto" w:frame="1"/>
                <w:shd w:val="clear" w:color="auto" w:fill="FFFFFF"/>
              </w:rPr>
            </w:rPrChange>
          </w:rPr>
          <w:t>Festa-Bianchet and Jorgenson 1998</w:t>
        </w:r>
        <w:r w:rsidRPr="00244A3B">
          <w:fldChar w:fldCharType="end"/>
        </w:r>
        <w:r w:rsidRPr="00244A3B">
          <w:rPr>
            <w:rFonts w:ascii="Merriweather" w:hAnsi="Merriweather"/>
            <w:color w:val="2A2A2A"/>
            <w:shd w:val="clear" w:color="auto" w:fill="FFFFFF"/>
            <w:rPrChange w:id="542" w:author="Giulia Masoero" w:date="2022-07-01T17:21:00Z">
              <w:rPr>
                <w:rFonts w:ascii="Merriweather" w:hAnsi="Merriweather"/>
                <w:color w:val="2A2A2A"/>
                <w:sz w:val="23"/>
                <w:szCs w:val="23"/>
                <w:shd w:val="clear" w:color="auto" w:fill="FFFFFF"/>
              </w:rPr>
            </w:rPrChange>
          </w:rPr>
          <w:t>). Therefore, the reduction in adult female mass could reinforce the negative effect of high temperatures on yearling mass.</w:t>
        </w:r>
      </w:ins>
    </w:p>
    <w:p w14:paraId="25552E08" w14:textId="75BBA0A6" w:rsidR="007255C7" w:rsidRPr="00244A3B" w:rsidRDefault="007255C7" w:rsidP="00244A3B">
      <w:pPr>
        <w:pStyle w:val="Default"/>
        <w:spacing w:before="120" w:after="120"/>
        <w:ind w:firstLine="426"/>
        <w:rPr>
          <w:ins w:id="543" w:author="Giulia Masoero" w:date="2022-07-01T17:17:00Z"/>
        </w:rPr>
        <w:pPrChange w:id="544" w:author="Giulia Masoero" w:date="2022-07-01T17:22:00Z">
          <w:pPr>
            <w:pStyle w:val="Default"/>
            <w:spacing w:before="120" w:after="120" w:line="360" w:lineRule="auto"/>
            <w:ind w:firstLine="426"/>
          </w:pPr>
        </w:pPrChange>
      </w:pPr>
    </w:p>
    <w:p w14:paraId="3A0F0959" w14:textId="6DE67DB6" w:rsidR="007255C7" w:rsidRPr="00244A3B" w:rsidRDefault="007255C7" w:rsidP="00244A3B">
      <w:pPr>
        <w:pStyle w:val="Default"/>
        <w:spacing w:before="120" w:after="120"/>
        <w:ind w:firstLine="426"/>
        <w:rPr>
          <w:ins w:id="545" w:author="Giulia Masoero" w:date="2022-07-01T17:17:00Z"/>
        </w:rPr>
        <w:pPrChange w:id="546" w:author="Giulia Masoero" w:date="2022-07-01T17:22:00Z">
          <w:pPr>
            <w:pStyle w:val="Default"/>
            <w:spacing w:before="120" w:after="120" w:line="360" w:lineRule="auto"/>
            <w:ind w:firstLine="426"/>
          </w:pPr>
        </w:pPrChange>
      </w:pPr>
    </w:p>
    <w:p w14:paraId="3E719BEA" w14:textId="77777777" w:rsidR="007255C7" w:rsidRPr="00244A3B" w:rsidRDefault="007255C7" w:rsidP="00244A3B">
      <w:pPr>
        <w:pStyle w:val="Default"/>
        <w:spacing w:before="120" w:after="120"/>
        <w:ind w:firstLine="426"/>
        <w:pPrChange w:id="547" w:author="Giulia Masoero" w:date="2022-07-01T17:22:00Z">
          <w:pPr>
            <w:pStyle w:val="Default"/>
            <w:spacing w:before="120" w:after="120" w:line="360" w:lineRule="auto"/>
            <w:ind w:firstLine="426"/>
          </w:pPr>
        </w:pPrChange>
      </w:pPr>
    </w:p>
    <w:p w14:paraId="20A98973" w14:textId="77777777" w:rsidR="00F12D76" w:rsidRPr="00244A3B" w:rsidRDefault="00F12D76" w:rsidP="00244A3B">
      <w:pPr>
        <w:pStyle w:val="Default"/>
        <w:spacing w:before="120" w:after="120"/>
        <w:ind w:firstLine="426"/>
        <w:rPr>
          <w:i/>
          <w:iCs/>
          <w:rPrChange w:id="548" w:author="Giulia Masoero" w:date="2022-07-01T17:21:00Z">
            <w:rPr/>
          </w:rPrChange>
        </w:rPr>
        <w:pPrChange w:id="549" w:author="Giulia Masoero" w:date="2022-07-01T17:22:00Z">
          <w:pPr>
            <w:pStyle w:val="Default"/>
            <w:spacing w:before="120" w:after="120" w:line="360" w:lineRule="auto"/>
            <w:ind w:firstLine="426"/>
          </w:pPr>
        </w:pPrChange>
      </w:pPr>
      <w:r w:rsidRPr="00244A3B">
        <w:rPr>
          <w:i/>
          <w:iCs/>
          <w:rPrChange w:id="550" w:author="Giulia Masoero" w:date="2022-07-01T17:21:00Z">
            <w:rPr>
              <w:b/>
              <w:bCs/>
            </w:rPr>
          </w:rPrChange>
        </w:rPr>
        <w:t>Lack of evidence of effect of ambient temperature during Gestation period</w:t>
      </w:r>
    </w:p>
    <w:p w14:paraId="230ACB7C" w14:textId="77777777" w:rsidR="00F12D76" w:rsidRPr="00244A3B" w:rsidRDefault="00F12D76" w:rsidP="00244A3B">
      <w:pPr>
        <w:pStyle w:val="Default"/>
        <w:spacing w:before="120" w:after="120"/>
        <w:ind w:firstLine="426"/>
        <w:pPrChange w:id="551" w:author="Giulia Masoero" w:date="2022-07-01T17:22:00Z">
          <w:pPr>
            <w:pStyle w:val="Default"/>
            <w:spacing w:before="120" w:after="120" w:line="360" w:lineRule="auto"/>
            <w:ind w:firstLine="426"/>
          </w:pPr>
        </w:pPrChange>
      </w:pPr>
      <w:r w:rsidRPr="00244A3B">
        <w:t xml:space="preserve">Our results showed that the mean ambient temperatures during the gestation period do not have a significant effect on the development and growth of young chamois. In line with our findings, </w:t>
      </w:r>
      <w:proofErr w:type="spellStart"/>
      <w:r w:rsidRPr="00244A3B">
        <w:t>Chirichella</w:t>
      </w:r>
      <w:proofErr w:type="spellEnd"/>
      <w:r w:rsidRPr="00244A3B">
        <w:t xml:space="preserve"> et al., (2021) suggested that the main problem of rising temperatures is the effect they have on the survival of the young, once they are born, rather than during pregnancy. Their study on chamois found that change in temperature does not affect the condition of mothers significantly and reproduction in females remains stable with rising temperatures. </w:t>
      </w:r>
    </w:p>
    <w:p w14:paraId="1B8D8624" w14:textId="5BD7A9B5" w:rsidR="00F12D76" w:rsidRPr="00244A3B" w:rsidRDefault="00F12D76" w:rsidP="00244A3B">
      <w:pPr>
        <w:pStyle w:val="Default"/>
        <w:spacing w:before="120" w:after="120"/>
        <w:ind w:firstLine="426"/>
        <w:rPr>
          <w:ins w:id="552" w:author="Giulia Masoero" w:date="2022-06-30T15:36:00Z"/>
        </w:rPr>
        <w:pPrChange w:id="553" w:author="Giulia Masoero" w:date="2022-07-01T17:22:00Z">
          <w:pPr>
            <w:pStyle w:val="Default"/>
            <w:spacing w:before="120" w:after="120" w:line="360" w:lineRule="auto"/>
            <w:ind w:firstLine="426"/>
          </w:pPr>
        </w:pPrChange>
      </w:pPr>
      <w:r w:rsidRPr="00244A3B">
        <w:t>Chamois are endotherms, meaning that their bodies maintain constant body temperature, independent of the environment. It has been suggested that in mammals, mothers are able to buffer environmental changes by reducing the circadian variation of core body temperature (Wharfe et al., 2016). Another suggestion is that mothers may be able to suppress the febrile response (a controlled increase of body temperature, caused by elevation of the hypothalamic set (</w:t>
      </w:r>
      <w:proofErr w:type="spellStart"/>
      <w:r w:rsidRPr="00244A3B">
        <w:t>Zampronio</w:t>
      </w:r>
      <w:proofErr w:type="spellEnd"/>
      <w:r w:rsidRPr="00244A3B">
        <w:t xml:space="preserve"> et al., 2015)) to protect the embryo from thermal stress (</w:t>
      </w:r>
      <w:proofErr w:type="spellStart"/>
      <w:r w:rsidRPr="00244A3B">
        <w:t>Begg</w:t>
      </w:r>
      <w:proofErr w:type="spellEnd"/>
      <w:r w:rsidRPr="00244A3B">
        <w:t xml:space="preserve"> et al., 2007). One theory by (Nord &amp; Giroud, 2020) proposed that if the thermal conditions during and after pregnancy are matching, this might result in the success of the offspring. However, the long-term effect of thermal challenges in mammals remains poorly understood and more research on the topic is needed.</w:t>
      </w:r>
    </w:p>
    <w:p w14:paraId="7B9679CA" w14:textId="77777777" w:rsidR="009860FD" w:rsidRPr="00244A3B" w:rsidRDefault="009860FD" w:rsidP="00244A3B">
      <w:pPr>
        <w:pStyle w:val="Default"/>
        <w:spacing w:before="120" w:after="120"/>
        <w:ind w:firstLine="426"/>
        <w:pPrChange w:id="554" w:author="Giulia Masoero" w:date="2022-07-01T17:22:00Z">
          <w:pPr>
            <w:pStyle w:val="Default"/>
            <w:spacing w:before="120" w:after="120" w:line="360" w:lineRule="auto"/>
            <w:ind w:firstLine="426"/>
          </w:pPr>
        </w:pPrChange>
      </w:pPr>
    </w:p>
    <w:p w14:paraId="27694CA1" w14:textId="4B8CAABC" w:rsidR="00F12D76" w:rsidRPr="00244A3B" w:rsidRDefault="00F12D76" w:rsidP="00244A3B">
      <w:pPr>
        <w:pStyle w:val="Default"/>
        <w:spacing w:before="120" w:after="120"/>
        <w:ind w:firstLine="426"/>
        <w:rPr>
          <w:i/>
          <w:iCs/>
          <w:rPrChange w:id="555" w:author="Giulia Masoero" w:date="2022-07-01T17:21:00Z">
            <w:rPr/>
          </w:rPrChange>
        </w:rPr>
        <w:pPrChange w:id="556" w:author="Giulia Masoero" w:date="2022-07-01T17:22:00Z">
          <w:pPr>
            <w:pStyle w:val="Default"/>
            <w:spacing w:before="120" w:after="120" w:line="360" w:lineRule="auto"/>
            <w:ind w:firstLine="426"/>
          </w:pPr>
        </w:pPrChange>
      </w:pPr>
      <w:r w:rsidRPr="00244A3B">
        <w:rPr>
          <w:i/>
          <w:iCs/>
          <w:rPrChange w:id="557" w:author="Giulia Masoero" w:date="2022-07-01T17:21:00Z">
            <w:rPr>
              <w:b/>
              <w:bCs/>
            </w:rPr>
          </w:rPrChange>
        </w:rPr>
        <w:t>Effect of ambient temperature during Lactation</w:t>
      </w:r>
      <w:ins w:id="558" w:author="Giulia Masoero" w:date="2022-05-30T15:30:00Z">
        <w:r w:rsidR="003B7E01" w:rsidRPr="00244A3B">
          <w:rPr>
            <w:i/>
            <w:iCs/>
            <w:rPrChange w:id="559" w:author="Giulia Masoero" w:date="2022-07-01T17:21:00Z">
              <w:rPr>
                <w:b/>
                <w:bCs/>
              </w:rPr>
            </w:rPrChange>
          </w:rPr>
          <w:t xml:space="preserve"> </w:t>
        </w:r>
      </w:ins>
      <w:r w:rsidRPr="00244A3B">
        <w:rPr>
          <w:i/>
          <w:iCs/>
          <w:rPrChange w:id="560" w:author="Giulia Masoero" w:date="2022-07-01T17:21:00Z">
            <w:rPr>
              <w:b/>
              <w:bCs/>
            </w:rPr>
          </w:rPrChange>
        </w:rPr>
        <w:t>period</w:t>
      </w:r>
    </w:p>
    <w:p w14:paraId="0DAD882B" w14:textId="58CC58E4" w:rsidR="00F12D76" w:rsidRPr="00244A3B" w:rsidRDefault="00F12D76" w:rsidP="00244A3B">
      <w:pPr>
        <w:pStyle w:val="Default"/>
        <w:spacing w:before="120" w:after="120"/>
        <w:ind w:firstLine="426"/>
        <w:pPrChange w:id="561" w:author="Giulia Masoero" w:date="2022-07-01T17:22:00Z">
          <w:pPr>
            <w:pStyle w:val="Default"/>
            <w:spacing w:before="120" w:after="120" w:line="360" w:lineRule="auto"/>
            <w:ind w:firstLine="426"/>
          </w:pPr>
        </w:pPrChange>
      </w:pPr>
      <w:r w:rsidRPr="00244A3B">
        <w:t xml:space="preserve">Chamois kids are usually born during the period end of May/beginning of June, and the results from this study showed that the temperatures immediately after birth (from 1st of June until 29th of June) are crucial for the development of individuals. During the first few weeks of kids’ growth, mothers are at the peak of lactation which is largely associated with peak vegetative abundance (Robbins &amp; Robbins, 1979). According to a study by </w:t>
      </w:r>
      <w:proofErr w:type="spellStart"/>
      <w:r w:rsidRPr="00244A3B">
        <w:t>Chirichella</w:t>
      </w:r>
      <w:proofErr w:type="spellEnd"/>
      <w:r w:rsidRPr="00244A3B">
        <w:t xml:space="preserve"> et al. (2021), due to climate change, births of chamois no longer coincide with the highest pick of vegetation growth. The lack of resources for the mother during lactation period might influence the energy she invests into nursing which may affect kid body growth. </w:t>
      </w:r>
      <w:del w:id="562" w:author="Giulia Masoero" w:date="2022-05-30T15:31:00Z">
        <w:r w:rsidRPr="00244A3B" w:rsidDel="003B7E01">
          <w:delText>Furhermore</w:delText>
        </w:r>
      </w:del>
      <w:ins w:id="563" w:author="Giulia Masoero" w:date="2022-05-30T15:31:00Z">
        <w:r w:rsidR="003B7E01" w:rsidRPr="00244A3B">
          <w:t>Furthermore</w:t>
        </w:r>
      </w:ins>
      <w:r w:rsidRPr="00244A3B">
        <w:t xml:space="preserve">, it has been suggested that fast adaptation to this change is unlikely, as annual birth peaks of herbivores are mainly influenced by the length of days, not by the availability of resources (Post &amp; </w:t>
      </w:r>
      <w:proofErr w:type="spellStart"/>
      <w:r w:rsidRPr="00244A3B">
        <w:t>Forchhammer</w:t>
      </w:r>
      <w:proofErr w:type="spellEnd"/>
      <w:r w:rsidRPr="00244A3B">
        <w:t xml:space="preserve">, 2008). </w:t>
      </w:r>
    </w:p>
    <w:p w14:paraId="76BFC1D5" w14:textId="77777777" w:rsidR="00F12D76" w:rsidRPr="00244A3B" w:rsidRDefault="00F12D76" w:rsidP="00244A3B">
      <w:pPr>
        <w:pStyle w:val="Default"/>
        <w:spacing w:before="120" w:after="120"/>
        <w:ind w:firstLine="426"/>
        <w:pPrChange w:id="564" w:author="Giulia Masoero" w:date="2022-07-01T17:22:00Z">
          <w:pPr>
            <w:pStyle w:val="Default"/>
            <w:spacing w:before="120" w:after="120" w:line="360" w:lineRule="auto"/>
            <w:ind w:firstLine="426"/>
          </w:pPr>
        </w:pPrChange>
      </w:pPr>
      <w:r w:rsidRPr="00244A3B">
        <w:lastRenderedPageBreak/>
        <w:t xml:space="preserve">The change in ambient temperature might also affect the amount of milk produced by mothers. There are not many studies examining the effect of heat stress on the milk production of Alpine chamois, but numerous studies, conducted with other ungulates, have suggested that an increase in temperature and humidity have a negative effect on milk yield. A study on </w:t>
      </w:r>
      <w:proofErr w:type="spellStart"/>
      <w:r w:rsidRPr="00244A3B">
        <w:t>Murrah</w:t>
      </w:r>
      <w:proofErr w:type="spellEnd"/>
      <w:r w:rsidRPr="00244A3B">
        <w:t xml:space="preserve"> buffaloes in India, found that milk production can be reduced to up to 30% during the days after a significant increase in ambient temperature (Upadhyay et al., 2007). That study was conducted in an environment with extreme heat changes, but another study found that even mild changes in climate can impact the milk production in Holstein dairy cows in temperate climate conditions (Gorniak et al., 2014). The researchers suggested that one reason for this might be that heat stress causes animals to reduce dry matter intake (DMI) which results in reduced milk production. Another reason might be result of changes in nutrient partitioning by the animals due to increased ambient temperatures. Heat stress might lead to a decrease of the amount of adipose tissue in lactating animals, which leaves glucose as their main energy resource for milk production (</w:t>
      </w:r>
      <w:proofErr w:type="spellStart"/>
      <w:r w:rsidRPr="00244A3B">
        <w:t>Baumgard</w:t>
      </w:r>
      <w:proofErr w:type="spellEnd"/>
      <w:r w:rsidRPr="00244A3B">
        <w:t xml:space="preserve"> &amp; Rhoads, 2012; Rhoads et al., 2009). Milk composition can also be affected by climate change. According to </w:t>
      </w:r>
      <w:proofErr w:type="spellStart"/>
      <w:r w:rsidRPr="00244A3B">
        <w:t>Brügemann</w:t>
      </w:r>
      <w:proofErr w:type="spellEnd"/>
      <w:r w:rsidRPr="00244A3B">
        <w:t xml:space="preserve"> et al., (2012) the main reason for change in nutrient content might be heat stress and reduced DMI. As a result, a significant decline in milk protein and fat content has been noticed (</w:t>
      </w:r>
      <w:proofErr w:type="spellStart"/>
      <w:r w:rsidRPr="00244A3B">
        <w:t>Gantner</w:t>
      </w:r>
      <w:proofErr w:type="spellEnd"/>
      <w:r w:rsidRPr="00244A3B">
        <w:t xml:space="preserve"> et al., 2011; Knapp &amp; </w:t>
      </w:r>
      <w:proofErr w:type="spellStart"/>
      <w:r w:rsidRPr="00244A3B">
        <w:t>Grummer</w:t>
      </w:r>
      <w:proofErr w:type="spellEnd"/>
      <w:r w:rsidRPr="00244A3B">
        <w:t xml:space="preserve">, 1991). </w:t>
      </w:r>
    </w:p>
    <w:p w14:paraId="357BEE22" w14:textId="2EB5A603" w:rsidR="00F12D76" w:rsidRPr="00244A3B" w:rsidRDefault="00F12D76" w:rsidP="00244A3B">
      <w:pPr>
        <w:pStyle w:val="Default"/>
        <w:spacing w:before="120" w:after="120"/>
        <w:ind w:firstLine="426"/>
        <w:rPr>
          <w:ins w:id="565" w:author="Giulia Masoero" w:date="2022-06-30T15:36:00Z"/>
        </w:rPr>
        <w:pPrChange w:id="566" w:author="Giulia Masoero" w:date="2022-07-01T17:22:00Z">
          <w:pPr>
            <w:pStyle w:val="Default"/>
            <w:spacing w:before="120" w:after="120" w:line="360" w:lineRule="auto"/>
            <w:ind w:firstLine="426"/>
          </w:pPr>
        </w:pPrChange>
      </w:pPr>
      <w:r w:rsidRPr="00244A3B">
        <w:t>The temperatures in Ticino in June are high, therefore, there might have been heat waves that caused chamois mothers to reduce their DMI, which could have resulted in decline in milk amount and milk nutrients available for their kids. That, combined with the vulnerable state of the new-born chamois, might be the reason for the gradual decline in the weight of chamois kids during the lactation period over time. However, those are only suggestions, based on previous studies on different ungulates. More studies, examining the milk production of female chamois, close to giving birth and after giving birth, will help scientist understand the effect of climate change on milk production and therefore on the development of offspring. However, this can be complicated, as the data for this study was collected from hunting bag record from the hunting period in September when no pregnant animals could be found. We suggest a capture-mark-recapture method during the period May/June, when calves are being born, for future data collection in the Ticino canton. This suggestion is based on a study, examining pregnant reindeers in Svalbard, since the approach for it was effective while avoiding culling of animals (</w:t>
      </w:r>
      <w:proofErr w:type="spellStart"/>
      <w:r w:rsidRPr="00244A3B">
        <w:t>Veiberg</w:t>
      </w:r>
      <w:proofErr w:type="spellEnd"/>
      <w:r w:rsidRPr="00244A3B">
        <w:t xml:space="preserve"> et al., 2017). They marked female calves in their first winter and recaptured them each year to check whether they were pregnant by examining the progesterone levels in their blood plasma. The capture-mark-recapture method might be a good approach for examining the change of nutrients in the milk of lactating female chamois. </w:t>
      </w:r>
    </w:p>
    <w:p w14:paraId="09AE880D" w14:textId="77777777" w:rsidR="009860FD" w:rsidRPr="00244A3B" w:rsidRDefault="009860FD" w:rsidP="00244A3B">
      <w:pPr>
        <w:pStyle w:val="Default"/>
        <w:spacing w:before="120" w:after="120"/>
        <w:ind w:firstLine="426"/>
        <w:pPrChange w:id="567" w:author="Giulia Masoero" w:date="2022-07-01T17:22:00Z">
          <w:pPr>
            <w:pStyle w:val="Default"/>
            <w:spacing w:before="120" w:after="120" w:line="360" w:lineRule="auto"/>
            <w:ind w:firstLine="426"/>
          </w:pPr>
        </w:pPrChange>
      </w:pPr>
    </w:p>
    <w:p w14:paraId="6E6B5B9A" w14:textId="046B8F7F" w:rsidR="00F12D76" w:rsidRPr="00244A3B" w:rsidRDefault="00F12D76" w:rsidP="00244A3B">
      <w:pPr>
        <w:pStyle w:val="Default"/>
        <w:spacing w:before="120" w:after="120"/>
        <w:ind w:firstLine="426"/>
        <w:rPr>
          <w:i/>
          <w:iCs/>
          <w:rPrChange w:id="568" w:author="Giulia Masoero" w:date="2022-07-01T17:21:00Z">
            <w:rPr/>
          </w:rPrChange>
        </w:rPr>
        <w:pPrChange w:id="569" w:author="Giulia Masoero" w:date="2022-07-01T17:22:00Z">
          <w:pPr>
            <w:pStyle w:val="Default"/>
            <w:spacing w:before="120" w:after="120" w:line="360" w:lineRule="auto"/>
            <w:ind w:firstLine="426"/>
          </w:pPr>
        </w:pPrChange>
      </w:pPr>
      <w:r w:rsidRPr="00244A3B">
        <w:rPr>
          <w:i/>
          <w:iCs/>
          <w:rPrChange w:id="570" w:author="Giulia Masoero" w:date="2022-07-01T17:21:00Z">
            <w:rPr>
              <w:b/>
              <w:bCs/>
            </w:rPr>
          </w:rPrChange>
        </w:rPr>
        <w:t>Effect of ambient temperature during Juvenile</w:t>
      </w:r>
      <w:ins w:id="571" w:author="Giulia Masoero" w:date="2022-05-30T15:31:00Z">
        <w:r w:rsidR="003B7E01" w:rsidRPr="00244A3B">
          <w:rPr>
            <w:i/>
            <w:iCs/>
            <w:rPrChange w:id="572" w:author="Giulia Masoero" w:date="2022-07-01T17:21:00Z">
              <w:rPr>
                <w:b/>
                <w:bCs/>
              </w:rPr>
            </w:rPrChange>
          </w:rPr>
          <w:t xml:space="preserve"> </w:t>
        </w:r>
      </w:ins>
      <w:r w:rsidRPr="00244A3B">
        <w:rPr>
          <w:i/>
          <w:iCs/>
          <w:rPrChange w:id="573" w:author="Giulia Masoero" w:date="2022-07-01T17:21:00Z">
            <w:rPr>
              <w:b/>
              <w:bCs/>
            </w:rPr>
          </w:rPrChange>
        </w:rPr>
        <w:t>period</w:t>
      </w:r>
    </w:p>
    <w:p w14:paraId="683A05FD" w14:textId="77777777" w:rsidR="00F12D76" w:rsidRPr="00244A3B" w:rsidRDefault="00F12D76" w:rsidP="00244A3B">
      <w:pPr>
        <w:pStyle w:val="Default"/>
        <w:spacing w:before="120" w:after="120"/>
        <w:ind w:firstLine="426"/>
        <w:pPrChange w:id="574" w:author="Giulia Masoero" w:date="2022-07-01T17:22:00Z">
          <w:pPr>
            <w:pStyle w:val="Default"/>
            <w:spacing w:before="120" w:after="120" w:line="360" w:lineRule="auto"/>
            <w:ind w:firstLine="426"/>
          </w:pPr>
        </w:pPrChange>
      </w:pPr>
      <w:r w:rsidRPr="00244A3B">
        <w:t>The results from this study showed that the temperatures during the first summer after the chamois have been weaned are the most important for the change in their weight. This is the time when juveniles are foraging on their own for the first time after weaning and after the cold season. They invest all the acquired energy from food into growth, instead of reproduction and therefore, that period is crucial for their development. However, according to our results, the effect of temperatures during this period is not much stronger than the effect of temperatures during the lactation period. This might be because during lactation, they get a lot of care from their mothers, compared to the period after weaning. A study by (</w:t>
      </w:r>
      <w:proofErr w:type="spellStart"/>
      <w:r w:rsidRPr="00244A3B">
        <w:t>Rughetti</w:t>
      </w:r>
      <w:proofErr w:type="spellEnd"/>
      <w:r w:rsidRPr="00244A3B">
        <w:t xml:space="preserve"> &amp; Festa-</w:t>
      </w:r>
      <w:proofErr w:type="spellStart"/>
      <w:r w:rsidRPr="00244A3B">
        <w:t>Bianchet</w:t>
      </w:r>
      <w:proofErr w:type="spellEnd"/>
      <w:r w:rsidRPr="00244A3B">
        <w:t xml:space="preserve">, 2012) found that the increase in spring-summer ambient temperatures during the first two years of chamois lives have a negative effect on their weight </w:t>
      </w:r>
      <w:r w:rsidRPr="00244A3B">
        <w:lastRenderedPageBreak/>
        <w:t xml:space="preserve">which is consistent with the findings from our study. The researchers suggested that this is an ecological response to high temperatures and if the temperatures keep rising in subsequent years, it could lead to evolutionary pressure with long-term effects on the life history of chamois. </w:t>
      </w:r>
    </w:p>
    <w:p w14:paraId="3524E1EC" w14:textId="361E574C" w:rsidR="00F12D76" w:rsidRPr="00244A3B" w:rsidRDefault="00F12D76" w:rsidP="00244A3B">
      <w:pPr>
        <w:pStyle w:val="Default"/>
        <w:spacing w:before="120" w:after="120"/>
        <w:ind w:firstLine="426"/>
        <w:pPrChange w:id="575" w:author="Giulia Masoero" w:date="2022-07-01T17:22:00Z">
          <w:pPr>
            <w:pStyle w:val="Default"/>
            <w:spacing w:before="120" w:after="120" w:line="360" w:lineRule="auto"/>
            <w:ind w:firstLine="426"/>
          </w:pPr>
        </w:pPrChange>
      </w:pPr>
      <w:r w:rsidRPr="00244A3B">
        <w:t xml:space="preserve">The temperatures from the 8th of June until the 20th of July seem to be particularly important for the development of chamois during the juvenile period. The sunniest and the hottest days of the year in the Ticino canton are registered during June and July. During those months, the resource availability is supposed to be at its peak. The most common suggestion for the shift in size in herbivorous animals is the reduced quality and amount of vegetation due to climate change (Gardner et al., 2011; Sheridan &amp; Bickford, 2011). According to Sheridan and Bickford (2011) the increase in temperatures can lead to water limitations which can affect respiration and plant growth and nutrients. Reduced food nutrients and foraging area can potentially limit body growth in large ungulates; however, this has not been found to be the case when it comes to Alpine chamois. Instead, it has been proposed that changes in climate in the Alps can directly limit the ability of chamois to acquire resources since rising temperatures may cause heat stress and can result in animals spending less time foraging and more time resting during the day (Mason, </w:t>
      </w:r>
      <w:proofErr w:type="spellStart"/>
      <w:r w:rsidRPr="00244A3B">
        <w:t>Apollonio</w:t>
      </w:r>
      <w:proofErr w:type="spellEnd"/>
      <w:r w:rsidRPr="00244A3B">
        <w:t>, et al., 2014). Therefore, the heat stress may force juveniles to change their activity pattern. However, chamois have been found to reduce their overall foraging time when the temperatures are high, not only during the day (Tom H.E. Mason et al., 2014).</w:t>
      </w:r>
    </w:p>
    <w:p w14:paraId="4507D228" w14:textId="071B1811" w:rsidR="00F12D76" w:rsidRPr="00244A3B" w:rsidRDefault="00F12D76" w:rsidP="00244A3B">
      <w:pPr>
        <w:pStyle w:val="Default"/>
        <w:spacing w:before="120" w:after="120"/>
        <w:ind w:firstLine="426"/>
        <w:pPrChange w:id="576" w:author="Giulia Masoero" w:date="2022-07-01T17:22:00Z">
          <w:pPr>
            <w:pStyle w:val="Default"/>
            <w:spacing w:before="120" w:after="120" w:line="360" w:lineRule="auto"/>
            <w:ind w:firstLine="426"/>
          </w:pPr>
        </w:pPrChange>
      </w:pPr>
      <w:r w:rsidRPr="00244A3B">
        <w:t xml:space="preserve">Population density and competition for forage after weaning has also been suggested to influence yearlings’ body mass (Mason, </w:t>
      </w:r>
      <w:proofErr w:type="spellStart"/>
      <w:r w:rsidRPr="00244A3B">
        <w:t>Apollonio</w:t>
      </w:r>
      <w:proofErr w:type="spellEnd"/>
      <w:r w:rsidRPr="00244A3B">
        <w:t xml:space="preserve">, et al., 2014). According to Mason, </w:t>
      </w:r>
      <w:proofErr w:type="spellStart"/>
      <w:r w:rsidRPr="00244A3B">
        <w:t>Apollonio</w:t>
      </w:r>
      <w:proofErr w:type="spellEnd"/>
      <w:r w:rsidRPr="00244A3B">
        <w:t>, et al., (2014), as a result of the stricter hunting control, the intraspecific competition for resources might have led to reduced food intake by individuals which could have resulted in decrease in weight. The effect might be particularly strong on yearlings since they acquire resources directly for the first time after weaning and this makes them vulnerable. However, the analyses in this study did not account for changes in population density due to the lack of data. A deeper insight on the matter would require future studies to account for intraspecific competition, related to climate change.</w:t>
      </w:r>
    </w:p>
    <w:p w14:paraId="3576F554" w14:textId="2FAE775A" w:rsidR="00F12D76" w:rsidRPr="00244A3B" w:rsidRDefault="00F12D76" w:rsidP="00244A3B">
      <w:pPr>
        <w:pStyle w:val="Default"/>
        <w:spacing w:before="120" w:after="120"/>
        <w:ind w:firstLine="426"/>
        <w:pPrChange w:id="577" w:author="Giulia Masoero" w:date="2022-07-01T17:22:00Z">
          <w:pPr>
            <w:pStyle w:val="Default"/>
            <w:spacing w:before="120" w:after="120" w:line="360" w:lineRule="auto"/>
            <w:ind w:firstLine="426"/>
          </w:pPr>
        </w:pPrChange>
      </w:pPr>
    </w:p>
    <w:p w14:paraId="63E8A2C4" w14:textId="77777777" w:rsidR="00F12D76" w:rsidRPr="00244A3B" w:rsidRDefault="00F12D76" w:rsidP="00244A3B">
      <w:pPr>
        <w:pStyle w:val="Default"/>
        <w:spacing w:before="120" w:after="120"/>
        <w:ind w:firstLine="426"/>
        <w:rPr>
          <w:i/>
          <w:iCs/>
          <w:rPrChange w:id="578" w:author="Giulia Masoero" w:date="2022-07-01T17:21:00Z">
            <w:rPr/>
          </w:rPrChange>
        </w:rPr>
        <w:pPrChange w:id="579" w:author="Giulia Masoero" w:date="2022-07-01T17:22:00Z">
          <w:pPr>
            <w:pStyle w:val="Default"/>
            <w:spacing w:before="120" w:after="120" w:line="360" w:lineRule="auto"/>
            <w:ind w:firstLine="426"/>
          </w:pPr>
        </w:pPrChange>
      </w:pPr>
      <w:r w:rsidRPr="00244A3B">
        <w:rPr>
          <w:i/>
          <w:iCs/>
          <w:rPrChange w:id="580" w:author="Giulia Masoero" w:date="2022-07-01T17:21:00Z">
            <w:rPr>
              <w:b/>
              <w:bCs/>
            </w:rPr>
          </w:rPrChange>
        </w:rPr>
        <w:t>Effect of altitude</w:t>
      </w:r>
    </w:p>
    <w:p w14:paraId="6EB9167C" w14:textId="77777777" w:rsidR="00F12D76" w:rsidRPr="00244A3B" w:rsidRDefault="00F12D76" w:rsidP="00244A3B">
      <w:pPr>
        <w:pStyle w:val="Default"/>
        <w:spacing w:before="120" w:after="120"/>
        <w:ind w:firstLine="426"/>
        <w:pPrChange w:id="581" w:author="Giulia Masoero" w:date="2022-07-01T17:22:00Z">
          <w:pPr>
            <w:pStyle w:val="Default"/>
            <w:spacing w:before="120" w:after="120" w:line="360" w:lineRule="auto"/>
            <w:ind w:firstLine="426"/>
          </w:pPr>
        </w:pPrChange>
      </w:pPr>
      <w:r w:rsidRPr="00244A3B">
        <w:t>Animals in mountain habitats can try to avoid heat stress by shifting their range to higher elevations where the temperature change is less drastic (</w:t>
      </w:r>
      <w:proofErr w:type="spellStart"/>
      <w:r w:rsidRPr="00244A3B">
        <w:t>Brivio</w:t>
      </w:r>
      <w:proofErr w:type="spellEnd"/>
      <w:r w:rsidRPr="00244A3B">
        <w:t xml:space="preserve"> et al., 2019). Indeed, the results from this study were consistent with this theory and showed that the effect of elevation goes the same way as the effect of temperature - juvenile chamois who live in higher elevations, and thus, colder environments, have higher body mass than the ones living in lower elevations. Interestingly, the scaled results from the analysis, showing the contribution of each factor to chamois body weight, pointed out that altitude has a similar effect on body mass, as temperature. A study by </w:t>
      </w:r>
      <w:proofErr w:type="spellStart"/>
      <w:r w:rsidRPr="00244A3B">
        <w:t>Büntgen</w:t>
      </w:r>
      <w:proofErr w:type="spellEnd"/>
      <w:r w:rsidRPr="00244A3B">
        <w:t xml:space="preserve"> et al. (2017) showed that chamois, ibex, red deer, and roe deer have been gradually becoming more abundant in higher elevations since 1991 which gives us more thorough insight into large ungulate population dynamics (Fig. 7, </w:t>
      </w:r>
      <w:proofErr w:type="spellStart"/>
      <w:r w:rsidRPr="00244A3B">
        <w:t>Büntgen</w:t>
      </w:r>
      <w:proofErr w:type="spellEnd"/>
      <w:r w:rsidRPr="00244A3B">
        <w:t xml:space="preserve"> et al., 2017). </w:t>
      </w:r>
    </w:p>
    <w:p w14:paraId="53257762" w14:textId="47315A87" w:rsidR="00F12D76" w:rsidRPr="00244A3B" w:rsidRDefault="00F12D76" w:rsidP="00244A3B">
      <w:pPr>
        <w:pStyle w:val="Default"/>
        <w:spacing w:before="120" w:after="120"/>
        <w:ind w:firstLine="426"/>
        <w:pPrChange w:id="582" w:author="Giulia Masoero" w:date="2022-07-01T17:22:00Z">
          <w:pPr>
            <w:pStyle w:val="Default"/>
            <w:spacing w:before="120" w:after="120" w:line="360" w:lineRule="auto"/>
            <w:ind w:firstLine="426"/>
          </w:pPr>
        </w:pPrChange>
      </w:pPr>
      <w:r w:rsidRPr="00244A3B">
        <w:t xml:space="preserve">Those findings, combined with our results, suggest that ungulates are expressing such change in behaviour as an attempt to cope with climate change. However, the increased number of ungulates with similar diets who shift their range towards higher elevations may cause problems as the carrying capacity of mountain tops will be reduced. This is a serious </w:t>
      </w:r>
      <w:r w:rsidRPr="00244A3B">
        <w:lastRenderedPageBreak/>
        <w:t>issue that might lead to interspecific competition for resources, which might affect the way the whole ecosystem functions.</w:t>
      </w:r>
    </w:p>
    <w:p w14:paraId="4B6AB8CC" w14:textId="58403616" w:rsidR="00F12D76" w:rsidRPr="00244A3B" w:rsidRDefault="00F12D76" w:rsidP="00244A3B">
      <w:pPr>
        <w:pStyle w:val="Default"/>
        <w:spacing w:before="120" w:after="120"/>
        <w:ind w:firstLine="426"/>
        <w:pPrChange w:id="583" w:author="Giulia Masoero" w:date="2022-07-01T17:22:00Z">
          <w:pPr>
            <w:pStyle w:val="Default"/>
            <w:spacing w:before="120" w:after="120" w:line="360" w:lineRule="auto"/>
            <w:ind w:firstLine="426"/>
          </w:pPr>
        </w:pPrChange>
      </w:pPr>
    </w:p>
    <w:p w14:paraId="7DC6E9D1" w14:textId="0DC11802" w:rsidR="00F12D76" w:rsidRPr="00244A3B" w:rsidRDefault="00F12D76" w:rsidP="00244A3B">
      <w:pPr>
        <w:pStyle w:val="Default"/>
        <w:spacing w:before="120" w:after="120"/>
        <w:ind w:firstLine="426"/>
        <w:pPrChange w:id="584" w:author="Giulia Masoero" w:date="2022-07-01T17:22:00Z">
          <w:pPr>
            <w:pStyle w:val="Default"/>
            <w:spacing w:before="120" w:after="120" w:line="360" w:lineRule="auto"/>
            <w:ind w:firstLine="426"/>
          </w:pPr>
        </w:pPrChange>
      </w:pPr>
      <w:r w:rsidRPr="00244A3B">
        <w:rPr>
          <w:b/>
          <w:bCs/>
        </w:rPr>
        <w:t>Conclusion</w:t>
      </w:r>
      <w:ins w:id="585" w:author="Giulia Masoero" w:date="2022-06-30T15:37:00Z">
        <w:r w:rsidR="009860FD" w:rsidRPr="00244A3B">
          <w:rPr>
            <w:b/>
            <w:bCs/>
          </w:rPr>
          <w:t>s</w:t>
        </w:r>
      </w:ins>
      <w:del w:id="586" w:author="Giulia Masoero" w:date="2022-06-30T15:37:00Z">
        <w:r w:rsidRPr="00244A3B" w:rsidDel="009860FD">
          <w:rPr>
            <w:b/>
            <w:bCs/>
          </w:rPr>
          <w:delText xml:space="preserve"> </w:delText>
        </w:r>
      </w:del>
    </w:p>
    <w:p w14:paraId="3267CAE0" w14:textId="5DE8CCD8" w:rsidR="00F12D76" w:rsidRPr="00244A3B" w:rsidDel="009860FD" w:rsidRDefault="00F12D76" w:rsidP="00244A3B">
      <w:pPr>
        <w:pStyle w:val="Default"/>
        <w:spacing w:before="120" w:after="120"/>
        <w:ind w:firstLine="426"/>
        <w:rPr>
          <w:del w:id="587" w:author="Giulia Masoero" w:date="2022-05-30T15:33:00Z"/>
        </w:rPr>
        <w:pPrChange w:id="588" w:author="Giulia Masoero" w:date="2022-07-01T17:22:00Z">
          <w:pPr>
            <w:pStyle w:val="Default"/>
            <w:spacing w:before="120" w:after="120" w:line="360" w:lineRule="auto"/>
            <w:ind w:firstLine="426"/>
          </w:pPr>
        </w:pPrChange>
      </w:pPr>
      <w:r w:rsidRPr="00244A3B">
        <w:t>There is a clear relationship between the shrinking size of alpine chamois and the increasing ambient temperatures in the Alps. We concluded that the ambient temperature has the biggest effect on the development of chamois’ body size during the first few weeks after birth and the hottest parts of the summer during the second year of their lives. Interestingly, the effect of temperature during gestation does not seem to be significant for the change in body size of chamois. Those findings are of significant importance for understanding how a whole population in the Alps changes as a result of climate change. This could be of help for wildlife management programmes, since shrinking in size of large herbivores could also be correlated to higher mortality rate and this could influence the way a whole ecosystem functions, for instance, by affecting prey abundance. This study adds up to a growing body of evidence that climate change is a serious threat for numerous species and future research can help scientists track changes and act accordingly.</w:t>
      </w:r>
    </w:p>
    <w:p w14:paraId="47077534" w14:textId="54593D0C" w:rsidR="009860FD" w:rsidRPr="00244A3B" w:rsidRDefault="009860FD" w:rsidP="00244A3B">
      <w:pPr>
        <w:pStyle w:val="Default"/>
        <w:spacing w:before="120" w:after="120"/>
        <w:ind w:firstLine="426"/>
        <w:rPr>
          <w:ins w:id="589" w:author="Giulia Masoero" w:date="2022-06-30T15:38:00Z"/>
        </w:rPr>
        <w:pPrChange w:id="590" w:author="Giulia Masoero" w:date="2022-07-01T17:22:00Z">
          <w:pPr>
            <w:pStyle w:val="Default"/>
            <w:spacing w:before="120" w:after="120" w:line="360" w:lineRule="auto"/>
            <w:ind w:firstLine="426"/>
          </w:pPr>
        </w:pPrChange>
      </w:pPr>
    </w:p>
    <w:p w14:paraId="7E87C5E7" w14:textId="29C40AEF" w:rsidR="009860FD" w:rsidRPr="00244A3B" w:rsidRDefault="009860FD" w:rsidP="00244A3B">
      <w:pPr>
        <w:pStyle w:val="Default"/>
        <w:spacing w:before="120" w:after="120"/>
        <w:ind w:firstLine="426"/>
        <w:rPr>
          <w:ins w:id="591" w:author="Giulia Masoero" w:date="2022-06-30T15:38:00Z"/>
        </w:rPr>
        <w:pPrChange w:id="592" w:author="Giulia Masoero" w:date="2022-07-01T17:22:00Z">
          <w:pPr>
            <w:pStyle w:val="Default"/>
            <w:spacing w:before="120" w:after="120" w:line="360" w:lineRule="auto"/>
            <w:ind w:firstLine="426"/>
          </w:pPr>
        </w:pPrChange>
      </w:pPr>
    </w:p>
    <w:p w14:paraId="60E43C07" w14:textId="221CA6DA" w:rsidR="009860FD" w:rsidRPr="00244A3B" w:rsidRDefault="009860FD" w:rsidP="00244A3B">
      <w:pPr>
        <w:pStyle w:val="Default"/>
        <w:spacing w:before="120" w:after="120"/>
        <w:ind w:firstLine="426"/>
        <w:rPr>
          <w:ins w:id="593" w:author="Giulia Masoero" w:date="2022-06-30T15:38:00Z"/>
          <w:b/>
          <w:bCs/>
          <w:rPrChange w:id="594" w:author="Giulia Masoero" w:date="2022-07-01T17:21:00Z">
            <w:rPr>
              <w:ins w:id="595" w:author="Giulia Masoero" w:date="2022-06-30T15:38:00Z"/>
            </w:rPr>
          </w:rPrChange>
        </w:rPr>
        <w:pPrChange w:id="596" w:author="Giulia Masoero" w:date="2022-07-01T17:22:00Z">
          <w:pPr>
            <w:pStyle w:val="Default"/>
            <w:spacing w:before="120" w:after="120" w:line="360" w:lineRule="auto"/>
            <w:ind w:firstLine="426"/>
          </w:pPr>
        </w:pPrChange>
      </w:pPr>
      <w:ins w:id="597" w:author="Giulia Masoero" w:date="2022-06-30T15:38:00Z">
        <w:r w:rsidRPr="00244A3B">
          <w:rPr>
            <w:b/>
            <w:bCs/>
            <w:rPrChange w:id="598" w:author="Giulia Masoero" w:date="2022-07-01T17:21:00Z">
              <w:rPr/>
            </w:rPrChange>
          </w:rPr>
          <w:t>References</w:t>
        </w:r>
      </w:ins>
    </w:p>
    <w:p w14:paraId="3F973894" w14:textId="77777777" w:rsidR="007E4D03" w:rsidRPr="007E4D03" w:rsidRDefault="009860FD" w:rsidP="007E4D03">
      <w:pPr>
        <w:pStyle w:val="Bibliography"/>
      </w:pPr>
      <w:r w:rsidRPr="00244A3B">
        <w:fldChar w:fldCharType="begin"/>
      </w:r>
      <w:r w:rsidRPr="00244A3B">
        <w:instrText xml:space="preserve"> ADDIN ZOTERO_BIBL {"uncited":[],"omitted":[],"custom":[]} CSL_BIBLIOGRAPHY </w:instrText>
      </w:r>
      <w:r w:rsidRPr="00244A3B">
        <w:fldChar w:fldCharType="separate"/>
      </w:r>
      <w:proofErr w:type="spellStart"/>
      <w:r w:rsidR="007E4D03" w:rsidRPr="007E4D03">
        <w:t>Ascenzi</w:t>
      </w:r>
      <w:proofErr w:type="spellEnd"/>
      <w:r w:rsidR="007E4D03" w:rsidRPr="007E4D03">
        <w:t xml:space="preserve"> P, Clementi ME, </w:t>
      </w:r>
      <w:proofErr w:type="spellStart"/>
      <w:r w:rsidR="007E4D03" w:rsidRPr="007E4D03">
        <w:t>Condò</w:t>
      </w:r>
      <w:proofErr w:type="spellEnd"/>
      <w:r w:rsidR="007E4D03" w:rsidRPr="007E4D03">
        <w:t xml:space="preserve"> SG, Coletta M, </w:t>
      </w:r>
      <w:proofErr w:type="spellStart"/>
      <w:r w:rsidR="007E4D03" w:rsidRPr="007E4D03">
        <w:t>Petruzzelli</w:t>
      </w:r>
      <w:proofErr w:type="spellEnd"/>
      <w:r w:rsidR="007E4D03" w:rsidRPr="007E4D03">
        <w:t xml:space="preserve"> R, </w:t>
      </w:r>
      <w:proofErr w:type="spellStart"/>
      <w:r w:rsidR="007E4D03" w:rsidRPr="007E4D03">
        <w:t>Polizio</w:t>
      </w:r>
      <w:proofErr w:type="spellEnd"/>
      <w:r w:rsidR="007E4D03" w:rsidRPr="007E4D03">
        <w:t xml:space="preserve"> F, </w:t>
      </w:r>
      <w:proofErr w:type="spellStart"/>
      <w:r w:rsidR="007E4D03" w:rsidRPr="007E4D03">
        <w:t>Rizzi</w:t>
      </w:r>
      <w:proofErr w:type="spellEnd"/>
      <w:r w:rsidR="007E4D03" w:rsidRPr="007E4D03">
        <w:t xml:space="preserve"> M, Giunta C, </w:t>
      </w:r>
      <w:proofErr w:type="spellStart"/>
      <w:r w:rsidR="007E4D03" w:rsidRPr="007E4D03">
        <w:t>Peracino</w:t>
      </w:r>
      <w:proofErr w:type="spellEnd"/>
      <w:r w:rsidR="007E4D03" w:rsidRPr="007E4D03">
        <w:t xml:space="preserve"> V, </w:t>
      </w:r>
      <w:proofErr w:type="spellStart"/>
      <w:r w:rsidR="007E4D03" w:rsidRPr="007E4D03">
        <w:t>Giardina</w:t>
      </w:r>
      <w:proofErr w:type="spellEnd"/>
      <w:r w:rsidR="007E4D03" w:rsidRPr="007E4D03">
        <w:t xml:space="preserve"> B. 1993. Functional, spectroscopic and structural properties of </w:t>
      </w:r>
      <w:proofErr w:type="spellStart"/>
      <w:r w:rsidR="007E4D03" w:rsidRPr="007E4D03">
        <w:t>haemoglobin</w:t>
      </w:r>
      <w:proofErr w:type="spellEnd"/>
      <w:r w:rsidR="007E4D03" w:rsidRPr="007E4D03">
        <w:t xml:space="preserve"> from chamois (Rupicapra rupicapra) and steinbock (Capra </w:t>
      </w:r>
      <w:proofErr w:type="spellStart"/>
      <w:r w:rsidR="007E4D03" w:rsidRPr="007E4D03">
        <w:t>hircus</w:t>
      </w:r>
      <w:proofErr w:type="spellEnd"/>
      <w:r w:rsidR="007E4D03" w:rsidRPr="007E4D03">
        <w:t xml:space="preserve"> ibex). Biochemical Journal. 296(2):361–365. doi:10.1042/bj2960361.</w:t>
      </w:r>
    </w:p>
    <w:p w14:paraId="27625A49" w14:textId="77777777" w:rsidR="007E4D03" w:rsidRPr="007E4D03" w:rsidRDefault="007E4D03" w:rsidP="007E4D03">
      <w:pPr>
        <w:pStyle w:val="Bibliography"/>
      </w:pPr>
      <w:r w:rsidRPr="007E4D03">
        <w:t>Bailey LD, van de Pol M. 2016. climwin: An R Toolbox for Climate Window Analysis. PLOS ONE. 11(12):e0167980. doi:10.1371/journal.pone.0167980.</w:t>
      </w:r>
    </w:p>
    <w:p w14:paraId="032E782B" w14:textId="77777777" w:rsidR="007E4D03" w:rsidRPr="007E4D03" w:rsidRDefault="007E4D03" w:rsidP="007E4D03">
      <w:pPr>
        <w:pStyle w:val="Bibliography"/>
      </w:pPr>
      <w:r w:rsidRPr="007E4D03">
        <w:t xml:space="preserve">Bassano B, Perrone A, Hardenberg AV. 2003. Body weight and horn development </w:t>
      </w:r>
      <w:proofErr w:type="spellStart"/>
      <w:r w:rsidRPr="007E4D03">
        <w:t>im</w:t>
      </w:r>
      <w:proofErr w:type="spellEnd"/>
      <w:r w:rsidRPr="007E4D03">
        <w:t xml:space="preserve"> Alpine chamois, Rupicapra </w:t>
      </w:r>
      <w:proofErr w:type="spellStart"/>
      <w:r w:rsidRPr="007E4D03">
        <w:t>rupicapra</w:t>
      </w:r>
      <w:proofErr w:type="spellEnd"/>
      <w:r w:rsidRPr="007E4D03">
        <w:t xml:space="preserve"> (Bovidae, </w:t>
      </w:r>
      <w:proofErr w:type="spellStart"/>
      <w:r w:rsidRPr="007E4D03">
        <w:t>Caprinae</w:t>
      </w:r>
      <w:proofErr w:type="spellEnd"/>
      <w:r w:rsidRPr="007E4D03">
        <w:t>). 67(1):65–74. doi:10.1515/mamm.2003.67.1.65.</w:t>
      </w:r>
    </w:p>
    <w:p w14:paraId="28C4AE56" w14:textId="77777777" w:rsidR="007E4D03" w:rsidRPr="007E4D03" w:rsidRDefault="007E4D03" w:rsidP="007E4D03">
      <w:pPr>
        <w:pStyle w:val="Bibliography"/>
      </w:pPr>
      <w:proofErr w:type="spellStart"/>
      <w:r w:rsidRPr="007E4D03">
        <w:t>Beauplet</w:t>
      </w:r>
      <w:proofErr w:type="spellEnd"/>
      <w:r w:rsidRPr="007E4D03">
        <w:t xml:space="preserve"> G, </w:t>
      </w:r>
      <w:proofErr w:type="spellStart"/>
      <w:r w:rsidRPr="007E4D03">
        <w:t>Guinet</w:t>
      </w:r>
      <w:proofErr w:type="spellEnd"/>
      <w:r w:rsidRPr="007E4D03">
        <w:t xml:space="preserve"> C. 2007. Phenotypic determinants of individual fitness in female fur seals: larger is better. Proceedings of the Royal Society B: Biological Sciences. 274(1620):1877–1883. doi:10.1098/rspb.2007.0454.</w:t>
      </w:r>
    </w:p>
    <w:p w14:paraId="1C60F33C" w14:textId="77777777" w:rsidR="007E4D03" w:rsidRPr="007E4D03" w:rsidRDefault="007E4D03" w:rsidP="007E4D03">
      <w:pPr>
        <w:pStyle w:val="Bibliography"/>
      </w:pPr>
      <w:proofErr w:type="spellStart"/>
      <w:r w:rsidRPr="007E4D03">
        <w:t>Böhm</w:t>
      </w:r>
      <w:proofErr w:type="spellEnd"/>
      <w:r w:rsidRPr="007E4D03">
        <w:t xml:space="preserve"> R, Auer I, Brunetti M, Maugeri M, </w:t>
      </w:r>
      <w:proofErr w:type="spellStart"/>
      <w:r w:rsidRPr="007E4D03">
        <w:t>Nanni</w:t>
      </w:r>
      <w:proofErr w:type="spellEnd"/>
      <w:r w:rsidRPr="007E4D03">
        <w:t xml:space="preserve"> T, </w:t>
      </w:r>
      <w:proofErr w:type="spellStart"/>
      <w:r w:rsidRPr="007E4D03">
        <w:t>Schöner</w:t>
      </w:r>
      <w:proofErr w:type="spellEnd"/>
      <w:r w:rsidRPr="007E4D03">
        <w:t xml:space="preserve"> W. 2001. Regional temperature variability in the European Alps: 1760–1998 from homogenized instrumental time series. International Journal of Climatology. 21(14):1779–1801. doi:10.1002/joc.689.</w:t>
      </w:r>
    </w:p>
    <w:p w14:paraId="4E60150B" w14:textId="77777777" w:rsidR="007E4D03" w:rsidRPr="007E4D03" w:rsidRDefault="007E4D03" w:rsidP="007E4D03">
      <w:pPr>
        <w:pStyle w:val="Bibliography"/>
      </w:pPr>
      <w:proofErr w:type="spellStart"/>
      <w:r w:rsidRPr="007E4D03">
        <w:t>Chirichella</w:t>
      </w:r>
      <w:proofErr w:type="spellEnd"/>
      <w:r w:rsidRPr="007E4D03">
        <w:t xml:space="preserve"> R, Stephens PA, Mason THE, </w:t>
      </w:r>
      <w:proofErr w:type="spellStart"/>
      <w:r w:rsidRPr="007E4D03">
        <w:t>Apollonio</w:t>
      </w:r>
      <w:proofErr w:type="spellEnd"/>
      <w:r w:rsidRPr="007E4D03">
        <w:t xml:space="preserve"> M. 2021. Contrasting Effects of Climate Change on Alpine Chamois. The Journal of Wildlife Management. 85(1):109–120. doi:10.1002/jwmg.21962.</w:t>
      </w:r>
    </w:p>
    <w:p w14:paraId="57143570" w14:textId="77777777" w:rsidR="007E4D03" w:rsidRPr="007E4D03" w:rsidRDefault="007E4D03" w:rsidP="007E4D03">
      <w:pPr>
        <w:pStyle w:val="Bibliography"/>
      </w:pPr>
      <w:proofErr w:type="spellStart"/>
      <w:r w:rsidRPr="007E4D03">
        <w:t>Corlatti</w:t>
      </w:r>
      <w:proofErr w:type="spellEnd"/>
      <w:r w:rsidRPr="007E4D03">
        <w:t xml:space="preserve"> L, </w:t>
      </w:r>
      <w:proofErr w:type="spellStart"/>
      <w:r w:rsidRPr="007E4D03">
        <w:t>Lorenzini</w:t>
      </w:r>
      <w:proofErr w:type="spellEnd"/>
      <w:r w:rsidRPr="007E4D03">
        <w:t xml:space="preserve"> R, Lovari S. 2011. The conservation of the chamois Rupicapra spp. Mammal Review. 41(2):163–174. doi:10.1111/j.1365-2907.2011.00187.x.</w:t>
      </w:r>
    </w:p>
    <w:p w14:paraId="3D52FFDA" w14:textId="77777777" w:rsidR="007E4D03" w:rsidRPr="007E4D03" w:rsidRDefault="007E4D03" w:rsidP="007E4D03">
      <w:pPr>
        <w:pStyle w:val="Bibliography"/>
      </w:pPr>
      <w:proofErr w:type="spellStart"/>
      <w:r w:rsidRPr="007E4D03">
        <w:t>Daufresne</w:t>
      </w:r>
      <w:proofErr w:type="spellEnd"/>
      <w:r w:rsidRPr="007E4D03">
        <w:t xml:space="preserve"> M, </w:t>
      </w:r>
      <w:proofErr w:type="spellStart"/>
      <w:r w:rsidRPr="007E4D03">
        <w:t>Lengfellner</w:t>
      </w:r>
      <w:proofErr w:type="spellEnd"/>
      <w:r w:rsidRPr="007E4D03">
        <w:t xml:space="preserve"> K, Sommer U. 2009. Global warming benefits the small in aquatic ecosystems. Proceedings of the National Academy of Sciences. 106(31):12788–12793. doi:10.1073/pnas.0902080106.</w:t>
      </w:r>
    </w:p>
    <w:p w14:paraId="342E12D5" w14:textId="77777777" w:rsidR="007E4D03" w:rsidRPr="007E4D03" w:rsidRDefault="007E4D03" w:rsidP="007E4D03">
      <w:pPr>
        <w:pStyle w:val="Bibliography"/>
      </w:pPr>
      <w:r w:rsidRPr="007E4D03">
        <w:lastRenderedPageBreak/>
        <w:t>Festa-</w:t>
      </w:r>
      <w:proofErr w:type="spellStart"/>
      <w:r w:rsidRPr="007E4D03">
        <w:t>Bianchet</w:t>
      </w:r>
      <w:proofErr w:type="spellEnd"/>
      <w:r w:rsidRPr="007E4D03">
        <w:t xml:space="preserve"> M, Jorgenson JT. 1998. Selfish mothers: reproductive expenditure and resource availability in bighorn ewes. Behavioral Ecology. 9(2):144–150. doi:10.1093/</w:t>
      </w:r>
      <w:proofErr w:type="spellStart"/>
      <w:r w:rsidRPr="007E4D03">
        <w:t>beheco</w:t>
      </w:r>
      <w:proofErr w:type="spellEnd"/>
      <w:r w:rsidRPr="007E4D03">
        <w:t>/9.2.144.</w:t>
      </w:r>
    </w:p>
    <w:p w14:paraId="6695378A" w14:textId="77777777" w:rsidR="007E4D03" w:rsidRPr="007E4D03" w:rsidRDefault="007E4D03" w:rsidP="007E4D03">
      <w:pPr>
        <w:pStyle w:val="Bibliography"/>
      </w:pPr>
      <w:r w:rsidRPr="007E4D03">
        <w:t>Festa-</w:t>
      </w:r>
      <w:proofErr w:type="spellStart"/>
      <w:r w:rsidRPr="007E4D03">
        <w:t>Bianchet</w:t>
      </w:r>
      <w:proofErr w:type="spellEnd"/>
      <w:r w:rsidRPr="007E4D03">
        <w:t xml:space="preserve"> M, Jorgenson JT, </w:t>
      </w:r>
      <w:proofErr w:type="spellStart"/>
      <w:r w:rsidRPr="007E4D03">
        <w:t>Réale</w:t>
      </w:r>
      <w:proofErr w:type="spellEnd"/>
      <w:r w:rsidRPr="007E4D03">
        <w:t xml:space="preserve"> D. 2000. Early development, adult mass, and reproductive success in bighorn sheep. Behavioral Ecology. 11(6):633–639. doi:10.1093/</w:t>
      </w:r>
      <w:proofErr w:type="spellStart"/>
      <w:r w:rsidRPr="007E4D03">
        <w:t>beheco</w:t>
      </w:r>
      <w:proofErr w:type="spellEnd"/>
      <w:r w:rsidRPr="007E4D03">
        <w:t>/11.6.633.</w:t>
      </w:r>
    </w:p>
    <w:p w14:paraId="058091E3" w14:textId="77777777" w:rsidR="007E4D03" w:rsidRPr="007E4D03" w:rsidRDefault="007E4D03" w:rsidP="007E4D03">
      <w:pPr>
        <w:pStyle w:val="Bibliography"/>
      </w:pPr>
      <w:proofErr w:type="spellStart"/>
      <w:r w:rsidRPr="007E4D03">
        <w:t>Forchhammer</w:t>
      </w:r>
      <w:proofErr w:type="spellEnd"/>
      <w:r w:rsidRPr="007E4D03">
        <w:t xml:space="preserve"> MC, </w:t>
      </w:r>
      <w:proofErr w:type="spellStart"/>
      <w:r w:rsidRPr="007E4D03">
        <w:t>Clutton</w:t>
      </w:r>
      <w:proofErr w:type="spellEnd"/>
      <w:r w:rsidRPr="007E4D03">
        <w:t xml:space="preserve">-Brock TH, </w:t>
      </w:r>
      <w:proofErr w:type="spellStart"/>
      <w:r w:rsidRPr="007E4D03">
        <w:t>Lindström</w:t>
      </w:r>
      <w:proofErr w:type="spellEnd"/>
      <w:r w:rsidRPr="007E4D03">
        <w:t xml:space="preserve"> J, </w:t>
      </w:r>
      <w:proofErr w:type="spellStart"/>
      <w:r w:rsidRPr="007E4D03">
        <w:t>Albon</w:t>
      </w:r>
      <w:proofErr w:type="spellEnd"/>
      <w:r w:rsidRPr="007E4D03">
        <w:t xml:space="preserve"> SD. 2001. Climate and population density induce long-term cohort variation in a northern ungulate. Journal of Animal Ecology. 70(5):721–729. doi:10.1046/j.0021-8790.2001.00532.x.</w:t>
      </w:r>
    </w:p>
    <w:p w14:paraId="30696265" w14:textId="77777777" w:rsidR="007E4D03" w:rsidRPr="007E4D03" w:rsidRDefault="007E4D03" w:rsidP="007E4D03">
      <w:pPr>
        <w:pStyle w:val="Bibliography"/>
      </w:pPr>
      <w:r w:rsidRPr="007E4D03">
        <w:t>Gaillard J-M, Festa-</w:t>
      </w:r>
      <w:proofErr w:type="spellStart"/>
      <w:r w:rsidRPr="007E4D03">
        <w:t>Bianchet</w:t>
      </w:r>
      <w:proofErr w:type="spellEnd"/>
      <w:r w:rsidRPr="007E4D03">
        <w:t xml:space="preserve"> M, </w:t>
      </w:r>
      <w:proofErr w:type="spellStart"/>
      <w:r w:rsidRPr="007E4D03">
        <w:t>Yoccoz</w:t>
      </w:r>
      <w:proofErr w:type="spellEnd"/>
      <w:r w:rsidRPr="007E4D03">
        <w:t xml:space="preserve"> NG, </w:t>
      </w:r>
      <w:proofErr w:type="spellStart"/>
      <w:r w:rsidRPr="007E4D03">
        <w:t>Loison</w:t>
      </w:r>
      <w:proofErr w:type="spellEnd"/>
      <w:r w:rsidRPr="007E4D03">
        <w:t xml:space="preserve"> A, </w:t>
      </w:r>
      <w:proofErr w:type="spellStart"/>
      <w:r w:rsidRPr="007E4D03">
        <w:t>Toigo</w:t>
      </w:r>
      <w:proofErr w:type="spellEnd"/>
      <w:r w:rsidRPr="007E4D03">
        <w:t xml:space="preserve"> C. 2000. Temporal Variation in Fitness Components and Population Dynamics of Large Herbivores. Annual Review of Ecology and Systematics. 31:367–393.</w:t>
      </w:r>
    </w:p>
    <w:p w14:paraId="55F0879E" w14:textId="77777777" w:rsidR="007E4D03" w:rsidRPr="007E4D03" w:rsidRDefault="007E4D03" w:rsidP="007E4D03">
      <w:pPr>
        <w:pStyle w:val="Bibliography"/>
      </w:pPr>
      <w:r w:rsidRPr="007E4D03">
        <w:t>Gardner JL, Peters A, Kearney MR, Joseph L, Heinsohn R. 2011. Declining body size: A third universal response to warming? Trends in Ecology and Evolution. 26(6):285–291. doi:10.1016/j.tree.2011.03.005.</w:t>
      </w:r>
    </w:p>
    <w:p w14:paraId="078FAAD1" w14:textId="77777777" w:rsidR="007E4D03" w:rsidRPr="007E4D03" w:rsidRDefault="007E4D03" w:rsidP="007E4D03">
      <w:pPr>
        <w:pStyle w:val="Bibliography"/>
      </w:pPr>
      <w:proofErr w:type="spellStart"/>
      <w:r w:rsidRPr="007E4D03">
        <w:t>Garel</w:t>
      </w:r>
      <w:proofErr w:type="spellEnd"/>
      <w:r w:rsidRPr="007E4D03">
        <w:t xml:space="preserve"> M, Gaillard J-M, </w:t>
      </w:r>
      <w:proofErr w:type="spellStart"/>
      <w:r w:rsidRPr="007E4D03">
        <w:t>Jullien</w:t>
      </w:r>
      <w:proofErr w:type="spellEnd"/>
      <w:r w:rsidRPr="007E4D03">
        <w:t xml:space="preserve"> J-M, Dubray D, Maillard D, </w:t>
      </w:r>
      <w:proofErr w:type="spellStart"/>
      <w:r w:rsidRPr="007E4D03">
        <w:t>Loison</w:t>
      </w:r>
      <w:proofErr w:type="spellEnd"/>
      <w:r w:rsidRPr="007E4D03">
        <w:t xml:space="preserve"> A. 2011. Population abundance and early spring conditions determine variation in body mass of juvenile chamois. Journal of Mammalogy. 92(5):1112–1117. doi:10.1644/10-MAMM-A-056.1.</w:t>
      </w:r>
    </w:p>
    <w:p w14:paraId="2D98D56A" w14:textId="77777777" w:rsidR="007E4D03" w:rsidRPr="007E4D03" w:rsidRDefault="007E4D03" w:rsidP="007E4D03">
      <w:pPr>
        <w:pStyle w:val="Bibliography"/>
      </w:pPr>
      <w:proofErr w:type="spellStart"/>
      <w:r w:rsidRPr="007E4D03">
        <w:t>Garel</w:t>
      </w:r>
      <w:proofErr w:type="spellEnd"/>
      <w:r w:rsidRPr="007E4D03">
        <w:t xml:space="preserve"> M, </w:t>
      </w:r>
      <w:proofErr w:type="spellStart"/>
      <w:r w:rsidRPr="007E4D03">
        <w:t>Loison</w:t>
      </w:r>
      <w:proofErr w:type="spellEnd"/>
      <w:r w:rsidRPr="007E4D03">
        <w:t xml:space="preserve"> A, </w:t>
      </w:r>
      <w:proofErr w:type="spellStart"/>
      <w:r w:rsidRPr="007E4D03">
        <w:t>Jullien</w:t>
      </w:r>
      <w:proofErr w:type="spellEnd"/>
      <w:r w:rsidRPr="007E4D03">
        <w:t xml:space="preserve"> J-M, Dubray D, Maillard D, Gaillard J-M. 2009. Sex-Specific Growth in Alpine Chamois. Journal of Mammalogy. 90(4):954–960. doi:10.1644/08-MAMM-A-287.1.</w:t>
      </w:r>
    </w:p>
    <w:p w14:paraId="5B4013E8" w14:textId="77777777" w:rsidR="007E4D03" w:rsidRPr="007E4D03" w:rsidRDefault="007E4D03" w:rsidP="007E4D03">
      <w:pPr>
        <w:pStyle w:val="Bibliography"/>
      </w:pPr>
      <w:proofErr w:type="spellStart"/>
      <w:r w:rsidRPr="007E4D03">
        <w:t>Gobiet</w:t>
      </w:r>
      <w:proofErr w:type="spellEnd"/>
      <w:r w:rsidRPr="007E4D03">
        <w:t xml:space="preserve"> A, </w:t>
      </w:r>
      <w:proofErr w:type="spellStart"/>
      <w:r w:rsidRPr="007E4D03">
        <w:t>Kotlarski</w:t>
      </w:r>
      <w:proofErr w:type="spellEnd"/>
      <w:r w:rsidRPr="007E4D03">
        <w:t xml:space="preserve"> S, </w:t>
      </w:r>
      <w:proofErr w:type="spellStart"/>
      <w:r w:rsidRPr="007E4D03">
        <w:t>Beniston</w:t>
      </w:r>
      <w:proofErr w:type="spellEnd"/>
      <w:r w:rsidRPr="007E4D03">
        <w:t xml:space="preserve"> M, Heinrich G, </w:t>
      </w:r>
      <w:proofErr w:type="spellStart"/>
      <w:r w:rsidRPr="007E4D03">
        <w:t>Rajczak</w:t>
      </w:r>
      <w:proofErr w:type="spellEnd"/>
      <w:r w:rsidRPr="007E4D03">
        <w:t xml:space="preserve"> J, Stoffel M. 2014. 21st century climate change in the European Alps—A review. Science of The Total Environment. 493:1138–1151. doi:10.1016/j.scitotenv.2013.07.050.</w:t>
      </w:r>
    </w:p>
    <w:p w14:paraId="4448814D" w14:textId="77777777" w:rsidR="007E4D03" w:rsidRPr="007E4D03" w:rsidRDefault="007E4D03" w:rsidP="007E4D03">
      <w:pPr>
        <w:pStyle w:val="Bibliography"/>
      </w:pPr>
      <w:r w:rsidRPr="007E4D03">
        <w:t>Hansen PJ. 2009. Effects of heat stress on mammalian reproduction. Philosophical Transactions of the Royal Society B: Biological Sciences. 364(1534):3341–3350. doi:10.1098/rstb.2009.0131.</w:t>
      </w:r>
    </w:p>
    <w:p w14:paraId="2C952E88" w14:textId="77777777" w:rsidR="007E4D03" w:rsidRPr="007E4D03" w:rsidRDefault="007E4D03" w:rsidP="007E4D03">
      <w:pPr>
        <w:pStyle w:val="Bibliography"/>
      </w:pPr>
      <w:r w:rsidRPr="007E4D03">
        <w:t xml:space="preserve">von Hardenberg A, Bassano B, </w:t>
      </w:r>
      <w:proofErr w:type="spellStart"/>
      <w:r w:rsidRPr="007E4D03">
        <w:t>Peracino</w:t>
      </w:r>
      <w:proofErr w:type="spellEnd"/>
      <w:r w:rsidRPr="007E4D03">
        <w:t xml:space="preserve"> A, Lovari S. 2000. Male Alpine Chamois Occupy Territories at Hotspots Before the Mating Season. Ethology. 106(7):617–630. doi:10.1046/j.1439-0310.2000.00579.x.</w:t>
      </w:r>
    </w:p>
    <w:p w14:paraId="7226DCCA" w14:textId="77777777" w:rsidR="007E4D03" w:rsidRPr="007E4D03" w:rsidRDefault="007E4D03" w:rsidP="007E4D03">
      <w:pPr>
        <w:pStyle w:val="Bibliography"/>
      </w:pPr>
      <w:proofErr w:type="spellStart"/>
      <w:r w:rsidRPr="007E4D03">
        <w:t>Herfindal</w:t>
      </w:r>
      <w:proofErr w:type="spellEnd"/>
      <w:r w:rsidRPr="007E4D03">
        <w:t xml:space="preserve"> I, </w:t>
      </w:r>
      <w:proofErr w:type="spellStart"/>
      <w:r w:rsidRPr="007E4D03">
        <w:t>Tveraa</w:t>
      </w:r>
      <w:proofErr w:type="spellEnd"/>
      <w:r w:rsidRPr="007E4D03">
        <w:t xml:space="preserve"> T, </w:t>
      </w:r>
      <w:proofErr w:type="spellStart"/>
      <w:r w:rsidRPr="007E4D03">
        <w:t>Stien</w:t>
      </w:r>
      <w:proofErr w:type="spellEnd"/>
      <w:r w:rsidRPr="007E4D03">
        <w:t xml:space="preserve"> A, Solberg EJ, </w:t>
      </w:r>
      <w:proofErr w:type="spellStart"/>
      <w:r w:rsidRPr="007E4D03">
        <w:t>Grøtan</w:t>
      </w:r>
      <w:proofErr w:type="spellEnd"/>
      <w:r w:rsidRPr="007E4D03">
        <w:t xml:space="preserve"> V. 2020. When does weather synchronize life-history traits? Spatiotemporal patterns in juvenile body mass of two ungulates. Journal of Animal Ecology. 89(6):1419–1432. doi:10.1111/1365-2656.13192.</w:t>
      </w:r>
    </w:p>
    <w:p w14:paraId="57F112DD" w14:textId="77777777" w:rsidR="007E4D03" w:rsidRPr="007E4D03" w:rsidRDefault="007E4D03" w:rsidP="007E4D03">
      <w:pPr>
        <w:pStyle w:val="Bibliography"/>
      </w:pPr>
      <w:proofErr w:type="spellStart"/>
      <w:r w:rsidRPr="007E4D03">
        <w:t>Hetem</w:t>
      </w:r>
      <w:proofErr w:type="spellEnd"/>
      <w:r w:rsidRPr="007E4D03">
        <w:t xml:space="preserve"> RS, Fuller A, Maloney SK, Mitchell D. 2014. Responses of large mammals to climate change. Temperature. 1(2):115–127. doi:10.4161/temp.29651.</w:t>
      </w:r>
    </w:p>
    <w:p w14:paraId="566D8E43" w14:textId="77777777" w:rsidR="007E4D03" w:rsidRPr="007E4D03" w:rsidRDefault="007E4D03" w:rsidP="007E4D03">
      <w:pPr>
        <w:pStyle w:val="Bibliography"/>
      </w:pPr>
      <w:r w:rsidRPr="007E4D03">
        <w:t>Hudson RJ, White RG, editors. 1985. Bioenergetics of wild herbivores. Boca Raton, Fla: CRC Press.</w:t>
      </w:r>
    </w:p>
    <w:p w14:paraId="43F78259" w14:textId="77777777" w:rsidR="007E4D03" w:rsidRPr="007E4D03" w:rsidRDefault="007E4D03" w:rsidP="007E4D03">
      <w:pPr>
        <w:pStyle w:val="Bibliography"/>
      </w:pPr>
      <w:r w:rsidRPr="007E4D03">
        <w:lastRenderedPageBreak/>
        <w:t>Jackson MC, Pawar S, Woodward G. 2021. The Temporal Dynamics of Multiple Stressor Effects: From Individuals to Ecosystems. Trends in Ecology &amp; Evolution. 36(5):402–410. doi:10.1016/j.tree.2021.01.005.</w:t>
      </w:r>
    </w:p>
    <w:p w14:paraId="09505A4A" w14:textId="77777777" w:rsidR="007E4D03" w:rsidRPr="007E4D03" w:rsidRDefault="007E4D03" w:rsidP="007E4D03">
      <w:pPr>
        <w:pStyle w:val="Bibliography"/>
      </w:pPr>
      <w:r w:rsidRPr="007E4D03">
        <w:t>Klein DR. 1965. Ecology of Deer Range in Alaska. Ecological Monographs. 35(3):259–284. doi:10.2307/1942139.</w:t>
      </w:r>
    </w:p>
    <w:p w14:paraId="6AA48712" w14:textId="77777777" w:rsidR="007E4D03" w:rsidRPr="007E4D03" w:rsidRDefault="007E4D03" w:rsidP="007E4D03">
      <w:pPr>
        <w:pStyle w:val="Bibliography"/>
      </w:pPr>
      <w:r w:rsidRPr="007E4D03">
        <w:t>Liu J, Li L, Chen X, Lu Y, Wang D. 2019. Effects of heat stress on body temperature, milk production, and reproduction in dairy cows: a novel idea for monitoring and evaluation of heat stress — A review. Asian-</w:t>
      </w:r>
      <w:proofErr w:type="spellStart"/>
      <w:r w:rsidRPr="007E4D03">
        <w:t>Australas</w:t>
      </w:r>
      <w:proofErr w:type="spellEnd"/>
      <w:r w:rsidRPr="007E4D03">
        <w:t xml:space="preserve"> J </w:t>
      </w:r>
      <w:proofErr w:type="spellStart"/>
      <w:r w:rsidRPr="007E4D03">
        <w:t>Anim</w:t>
      </w:r>
      <w:proofErr w:type="spellEnd"/>
      <w:r w:rsidRPr="007E4D03">
        <w:t xml:space="preserve"> Sci. 32(9):1332–1339. doi:10.5713/ajas.18.0743.</w:t>
      </w:r>
    </w:p>
    <w:p w14:paraId="44DEB49A" w14:textId="77777777" w:rsidR="007E4D03" w:rsidRPr="007E4D03" w:rsidRDefault="007E4D03" w:rsidP="007E4D03">
      <w:pPr>
        <w:pStyle w:val="Bibliography"/>
      </w:pPr>
      <w:r w:rsidRPr="007E4D03">
        <w:t xml:space="preserve">Mason TH, </w:t>
      </w:r>
      <w:proofErr w:type="spellStart"/>
      <w:r w:rsidRPr="007E4D03">
        <w:t>Apollonio</w:t>
      </w:r>
      <w:proofErr w:type="spellEnd"/>
      <w:r w:rsidRPr="007E4D03">
        <w:t xml:space="preserve"> M, </w:t>
      </w:r>
      <w:proofErr w:type="spellStart"/>
      <w:r w:rsidRPr="007E4D03">
        <w:t>Chirichella</w:t>
      </w:r>
      <w:proofErr w:type="spellEnd"/>
      <w:r w:rsidRPr="007E4D03">
        <w:t xml:space="preserve"> R, Willis SG, Stephens PA. 2014. Environmental change and long-term body mass declines in an alpine mammal. Frontiers in Zoology. 11(1):69. doi:10.1186/s12983-014-0069-6.</w:t>
      </w:r>
    </w:p>
    <w:p w14:paraId="2EC34379" w14:textId="77777777" w:rsidR="007E4D03" w:rsidRPr="007E4D03" w:rsidRDefault="007E4D03" w:rsidP="007E4D03">
      <w:pPr>
        <w:pStyle w:val="Bibliography"/>
      </w:pPr>
      <w:proofErr w:type="spellStart"/>
      <w:r w:rsidRPr="007E4D03">
        <w:t>Nesti</w:t>
      </w:r>
      <w:proofErr w:type="spellEnd"/>
      <w:r w:rsidRPr="007E4D03">
        <w:t xml:space="preserve"> I, </w:t>
      </w:r>
      <w:proofErr w:type="spellStart"/>
      <w:r w:rsidRPr="007E4D03">
        <w:t>Posillico</w:t>
      </w:r>
      <w:proofErr w:type="spellEnd"/>
      <w:r w:rsidRPr="007E4D03">
        <w:t xml:space="preserve"> M, Lovari S. 2010. Ranging </w:t>
      </w:r>
      <w:proofErr w:type="spellStart"/>
      <w:r w:rsidRPr="007E4D03">
        <w:t>behaviour</w:t>
      </w:r>
      <w:proofErr w:type="spellEnd"/>
      <w:r w:rsidRPr="007E4D03">
        <w:t xml:space="preserve"> and habitat selection of Alpine chamois. Ethology Ecology &amp; Evolution. 22(3):215–231. doi:10.1080/03949370.2010.502316.</w:t>
      </w:r>
    </w:p>
    <w:p w14:paraId="14005665" w14:textId="77777777" w:rsidR="007E4D03" w:rsidRPr="007E4D03" w:rsidRDefault="007E4D03" w:rsidP="007E4D03">
      <w:pPr>
        <w:pStyle w:val="Bibliography"/>
      </w:pPr>
      <w:proofErr w:type="spellStart"/>
      <w:r w:rsidRPr="007E4D03">
        <w:t>Ozgul</w:t>
      </w:r>
      <w:proofErr w:type="spellEnd"/>
      <w:r w:rsidRPr="007E4D03">
        <w:t xml:space="preserve"> A, </w:t>
      </w:r>
      <w:proofErr w:type="spellStart"/>
      <w:r w:rsidRPr="007E4D03">
        <w:t>Tuljapurkar</w:t>
      </w:r>
      <w:proofErr w:type="spellEnd"/>
      <w:r w:rsidRPr="007E4D03">
        <w:t xml:space="preserve"> S, Benton TG, Pemberton JM, </w:t>
      </w:r>
      <w:proofErr w:type="spellStart"/>
      <w:r w:rsidRPr="007E4D03">
        <w:t>Clutton</w:t>
      </w:r>
      <w:proofErr w:type="spellEnd"/>
      <w:r w:rsidRPr="007E4D03">
        <w:t>-Brock TH, Coulson T. 2009. The Dynamics of Phenotypic Change and the Shrinking Sheep of St. Kilda. Science. 325(5939):464–467. doi:10.1126/science.1173668.</w:t>
      </w:r>
    </w:p>
    <w:p w14:paraId="6BFF2792" w14:textId="77777777" w:rsidR="007E4D03" w:rsidRPr="007E4D03" w:rsidRDefault="007E4D03" w:rsidP="007E4D03">
      <w:pPr>
        <w:pStyle w:val="Bibliography"/>
      </w:pPr>
      <w:proofErr w:type="spellStart"/>
      <w:r w:rsidRPr="007E4D03">
        <w:t>Pettorelli</w:t>
      </w:r>
      <w:proofErr w:type="spellEnd"/>
      <w:r w:rsidRPr="007E4D03">
        <w:t xml:space="preserve"> N, Pelletier F, Hardenberg A von, Festa-</w:t>
      </w:r>
      <w:proofErr w:type="spellStart"/>
      <w:r w:rsidRPr="007E4D03">
        <w:t>Bianchet</w:t>
      </w:r>
      <w:proofErr w:type="spellEnd"/>
      <w:r w:rsidRPr="007E4D03">
        <w:t xml:space="preserve"> M, </w:t>
      </w:r>
      <w:proofErr w:type="spellStart"/>
      <w:r w:rsidRPr="007E4D03">
        <w:t>Côté</w:t>
      </w:r>
      <w:proofErr w:type="spellEnd"/>
      <w:r w:rsidRPr="007E4D03">
        <w:t xml:space="preserve"> SD. 2007. Early Onset of Vegetation Growth Vs. Rapid Green-up: Impacts on Juvenile Mountain Ungulates. Ecology. 88(2):381–390. doi:10.1890/06-0875.</w:t>
      </w:r>
    </w:p>
    <w:p w14:paraId="369E05CC" w14:textId="77777777" w:rsidR="007E4D03" w:rsidRPr="007E4D03" w:rsidRDefault="007E4D03" w:rsidP="007E4D03">
      <w:pPr>
        <w:pStyle w:val="Bibliography"/>
      </w:pPr>
      <w:r w:rsidRPr="007E4D03">
        <w:t xml:space="preserve">van de Pol M, Bailey LD, McLean N, </w:t>
      </w:r>
      <w:proofErr w:type="spellStart"/>
      <w:r w:rsidRPr="007E4D03">
        <w:t>Rijsdijk</w:t>
      </w:r>
      <w:proofErr w:type="spellEnd"/>
      <w:r w:rsidRPr="007E4D03">
        <w:t xml:space="preserve"> L, Lawson CR, Brouwer L. 2016. Identifying the best climatic predictors in ecology and evolution. Methods in Ecology and Evolution. 7(10):1246–1257. doi:10.1111/2041-210X.12590.</w:t>
      </w:r>
    </w:p>
    <w:p w14:paraId="67514364" w14:textId="77777777" w:rsidR="007E4D03" w:rsidRPr="007E4D03" w:rsidRDefault="007E4D03" w:rsidP="007E4D03">
      <w:pPr>
        <w:pStyle w:val="Bibliography"/>
      </w:pPr>
      <w:r w:rsidRPr="007E4D03">
        <w:t xml:space="preserve">Reiner R, </w:t>
      </w:r>
      <w:proofErr w:type="spellStart"/>
      <w:r w:rsidRPr="007E4D03">
        <w:t>Zedrosser</w:t>
      </w:r>
      <w:proofErr w:type="spellEnd"/>
      <w:r w:rsidRPr="007E4D03">
        <w:t xml:space="preserve"> A, </w:t>
      </w:r>
      <w:proofErr w:type="spellStart"/>
      <w:r w:rsidRPr="007E4D03">
        <w:t>Zeiler</w:t>
      </w:r>
      <w:proofErr w:type="spellEnd"/>
      <w:r w:rsidRPr="007E4D03">
        <w:t xml:space="preserve"> H, </w:t>
      </w:r>
      <w:proofErr w:type="spellStart"/>
      <w:r w:rsidRPr="007E4D03">
        <w:t>Hackländer</w:t>
      </w:r>
      <w:proofErr w:type="spellEnd"/>
      <w:r w:rsidRPr="007E4D03">
        <w:t xml:space="preserve"> K, </w:t>
      </w:r>
      <w:proofErr w:type="spellStart"/>
      <w:r w:rsidRPr="007E4D03">
        <w:t>Corlatti</w:t>
      </w:r>
      <w:proofErr w:type="spellEnd"/>
      <w:r w:rsidRPr="007E4D03">
        <w:t xml:space="preserve"> L. 2021. Forests buffer the climate-induced decline of body mass in a mountain herbivore. Global Change Biology. 27(16):3741–3752. doi:10.1111/gcb.15711.</w:t>
      </w:r>
    </w:p>
    <w:p w14:paraId="33933CD4" w14:textId="77777777" w:rsidR="007E4D03" w:rsidRPr="007E4D03" w:rsidRDefault="007E4D03" w:rsidP="007E4D03">
      <w:pPr>
        <w:pStyle w:val="Bibliography"/>
      </w:pPr>
      <w:r w:rsidRPr="007E4D03">
        <w:t xml:space="preserve">Reiner R, </w:t>
      </w:r>
      <w:proofErr w:type="spellStart"/>
      <w:r w:rsidRPr="007E4D03">
        <w:t>Zedrosser</w:t>
      </w:r>
      <w:proofErr w:type="spellEnd"/>
      <w:r w:rsidRPr="007E4D03">
        <w:t xml:space="preserve"> A, </w:t>
      </w:r>
      <w:proofErr w:type="spellStart"/>
      <w:r w:rsidRPr="007E4D03">
        <w:t>Zeiler</w:t>
      </w:r>
      <w:proofErr w:type="spellEnd"/>
      <w:r w:rsidRPr="007E4D03">
        <w:t xml:space="preserve"> H, </w:t>
      </w:r>
      <w:proofErr w:type="spellStart"/>
      <w:r w:rsidRPr="007E4D03">
        <w:t>Hackländer</w:t>
      </w:r>
      <w:proofErr w:type="spellEnd"/>
      <w:r w:rsidRPr="007E4D03">
        <w:t xml:space="preserve"> K, </w:t>
      </w:r>
      <w:proofErr w:type="spellStart"/>
      <w:r w:rsidRPr="007E4D03">
        <w:t>Corlatti</w:t>
      </w:r>
      <w:proofErr w:type="spellEnd"/>
      <w:r w:rsidRPr="007E4D03">
        <w:t xml:space="preserve"> L. 2022. Habitat and climate shape growth patterns in a mountain ungulate. Ecology and Evolution. 12(3):e8650. doi:10.1002/ece3.8650.</w:t>
      </w:r>
    </w:p>
    <w:p w14:paraId="32916144" w14:textId="77777777" w:rsidR="007E4D03" w:rsidRPr="007E4D03" w:rsidRDefault="007E4D03" w:rsidP="007E4D03">
      <w:pPr>
        <w:pStyle w:val="Bibliography"/>
      </w:pPr>
      <w:r w:rsidRPr="007E4D03">
        <w:t xml:space="preserve">Robbins CT, Robbins BL. 1979. Fetal and Neonatal Growth Patterns and Maternal Reproductive Effort in Ungulates and </w:t>
      </w:r>
      <w:proofErr w:type="spellStart"/>
      <w:r w:rsidRPr="007E4D03">
        <w:t>Subungulates</w:t>
      </w:r>
      <w:proofErr w:type="spellEnd"/>
      <w:r w:rsidRPr="007E4D03">
        <w:t>. The American Naturalist. 114(1):101–116. doi:10.1086/283456.</w:t>
      </w:r>
    </w:p>
    <w:p w14:paraId="0E4D35CA" w14:textId="77777777" w:rsidR="007E4D03" w:rsidRPr="007E4D03" w:rsidRDefault="007E4D03" w:rsidP="007E4D03">
      <w:pPr>
        <w:pStyle w:val="Bibliography"/>
      </w:pPr>
      <w:proofErr w:type="spellStart"/>
      <w:r w:rsidRPr="007E4D03">
        <w:t>Rughetti</w:t>
      </w:r>
      <w:proofErr w:type="spellEnd"/>
      <w:r w:rsidRPr="007E4D03">
        <w:t xml:space="preserve"> M, Festa-</w:t>
      </w:r>
      <w:proofErr w:type="spellStart"/>
      <w:r w:rsidRPr="007E4D03">
        <w:t>Bianchet</w:t>
      </w:r>
      <w:proofErr w:type="spellEnd"/>
      <w:r w:rsidRPr="007E4D03">
        <w:t xml:space="preserve"> M. 2011. Effects of early horn growth on reproduction and hunting mortality in female chamois. Journal of Animal Ecology. 80(2):438–447. doi:10.1111/j.1365-2656.2010.01773.x.</w:t>
      </w:r>
    </w:p>
    <w:p w14:paraId="43152FD1" w14:textId="77777777" w:rsidR="007E4D03" w:rsidRPr="007E4D03" w:rsidRDefault="007E4D03" w:rsidP="007E4D03">
      <w:pPr>
        <w:pStyle w:val="Bibliography"/>
      </w:pPr>
      <w:proofErr w:type="spellStart"/>
      <w:r w:rsidRPr="007E4D03">
        <w:t>Rughetti</w:t>
      </w:r>
      <w:proofErr w:type="spellEnd"/>
      <w:r w:rsidRPr="007E4D03">
        <w:t xml:space="preserve"> M, Festa-</w:t>
      </w:r>
      <w:proofErr w:type="spellStart"/>
      <w:r w:rsidRPr="007E4D03">
        <w:t>Bianchet</w:t>
      </w:r>
      <w:proofErr w:type="spellEnd"/>
      <w:r w:rsidRPr="007E4D03">
        <w:t xml:space="preserve"> M. 2012. Effects of spring-summer temperature on body mass of chamois. Journal of Mammalogy. 93(5):1301–1307. doi:10.1644/11-MAMM-A-402.1.</w:t>
      </w:r>
    </w:p>
    <w:p w14:paraId="1ED84FED" w14:textId="77777777" w:rsidR="007E4D03" w:rsidRPr="007E4D03" w:rsidRDefault="007E4D03" w:rsidP="007E4D03">
      <w:pPr>
        <w:pStyle w:val="Bibliography"/>
      </w:pPr>
      <w:proofErr w:type="spellStart"/>
      <w:r w:rsidRPr="007E4D03">
        <w:lastRenderedPageBreak/>
        <w:t>Salewski</w:t>
      </w:r>
      <w:proofErr w:type="spellEnd"/>
      <w:r w:rsidRPr="007E4D03">
        <w:t xml:space="preserve"> V, </w:t>
      </w:r>
      <w:proofErr w:type="spellStart"/>
      <w:r w:rsidRPr="007E4D03">
        <w:t>Hochachka</w:t>
      </w:r>
      <w:proofErr w:type="spellEnd"/>
      <w:r w:rsidRPr="007E4D03">
        <w:t xml:space="preserve"> WM, Fiedler W. 2010. Global warming and Bergmann’s rule: do central European passerines adjust their body size to rising temperatures? </w:t>
      </w:r>
      <w:proofErr w:type="spellStart"/>
      <w:r w:rsidRPr="007E4D03">
        <w:t>Oecologia</w:t>
      </w:r>
      <w:proofErr w:type="spellEnd"/>
      <w:r w:rsidRPr="007E4D03">
        <w:t>. 162(1):247–260. doi:10.1007/s00442-009-1446-2.</w:t>
      </w:r>
    </w:p>
    <w:p w14:paraId="6B7EF942" w14:textId="77777777" w:rsidR="007E4D03" w:rsidRPr="007E4D03" w:rsidRDefault="007E4D03" w:rsidP="007E4D03">
      <w:pPr>
        <w:pStyle w:val="Bibliography"/>
      </w:pPr>
      <w:r w:rsidRPr="007E4D03">
        <w:t>Schroder W, Elsner-Schack IV. Correct age determination in chamois. In: The biology and management of mountain ungulates. (Lovari S., ed.). London, United Kingdom: Croom Helm.</w:t>
      </w:r>
    </w:p>
    <w:p w14:paraId="012D41BB" w14:textId="77777777" w:rsidR="007E4D03" w:rsidRPr="007E4D03" w:rsidRDefault="007E4D03" w:rsidP="007E4D03">
      <w:pPr>
        <w:pStyle w:val="Bibliography"/>
      </w:pPr>
      <w:proofErr w:type="spellStart"/>
      <w:r w:rsidRPr="007E4D03">
        <w:t>Scornavacca</w:t>
      </w:r>
      <w:proofErr w:type="spellEnd"/>
      <w:r w:rsidRPr="007E4D03">
        <w:t xml:space="preserve"> D, </w:t>
      </w:r>
      <w:proofErr w:type="spellStart"/>
      <w:r w:rsidRPr="007E4D03">
        <w:t>Cotza</w:t>
      </w:r>
      <w:proofErr w:type="spellEnd"/>
      <w:r w:rsidRPr="007E4D03">
        <w:t xml:space="preserve"> A, Lovari S, Ferretti F. 2018. Suckling </w:t>
      </w:r>
      <w:proofErr w:type="spellStart"/>
      <w:r w:rsidRPr="007E4D03">
        <w:t>behaviour</w:t>
      </w:r>
      <w:proofErr w:type="spellEnd"/>
      <w:r w:rsidRPr="007E4D03">
        <w:t xml:space="preserve"> and </w:t>
      </w:r>
      <w:proofErr w:type="spellStart"/>
      <w:r w:rsidRPr="007E4D03">
        <w:t>allonursing</w:t>
      </w:r>
      <w:proofErr w:type="spellEnd"/>
      <w:r w:rsidRPr="007E4D03">
        <w:t xml:space="preserve"> in the Apennine chamois. Ethology Ecology &amp; Evolution. 30(5):385–398. doi:10.1080/03949370.2017.1423115.</w:t>
      </w:r>
    </w:p>
    <w:p w14:paraId="403F5403" w14:textId="77777777" w:rsidR="007E4D03" w:rsidRPr="007E4D03" w:rsidRDefault="007E4D03" w:rsidP="007E4D03">
      <w:pPr>
        <w:pStyle w:val="Bibliography"/>
      </w:pPr>
      <w:r w:rsidRPr="007E4D03">
        <w:t>Sheridan JA, Bickford D. 2011. Shrinking body size as an ecological response to climate change. Nature Climate Change. 1(8):401–406. doi:10.1038/nclimate1259.</w:t>
      </w:r>
    </w:p>
    <w:p w14:paraId="5886CFF4" w14:textId="77777777" w:rsidR="007E4D03" w:rsidRPr="007E4D03" w:rsidRDefault="007E4D03" w:rsidP="007E4D03">
      <w:pPr>
        <w:pStyle w:val="Bibliography"/>
      </w:pPr>
      <w:proofErr w:type="spellStart"/>
      <w:r w:rsidRPr="007E4D03">
        <w:t>Toïgo</w:t>
      </w:r>
      <w:proofErr w:type="spellEnd"/>
      <w:r w:rsidRPr="007E4D03">
        <w:t xml:space="preserve"> C, Gaillard J-M, Van </w:t>
      </w:r>
      <w:proofErr w:type="spellStart"/>
      <w:r w:rsidRPr="007E4D03">
        <w:t>Laere</w:t>
      </w:r>
      <w:proofErr w:type="spellEnd"/>
      <w:r w:rsidRPr="007E4D03">
        <w:t xml:space="preserve"> G, </w:t>
      </w:r>
      <w:proofErr w:type="spellStart"/>
      <w:r w:rsidRPr="007E4D03">
        <w:t>Hewison</w:t>
      </w:r>
      <w:proofErr w:type="spellEnd"/>
      <w:r w:rsidRPr="007E4D03">
        <w:t xml:space="preserve"> M, </w:t>
      </w:r>
      <w:proofErr w:type="spellStart"/>
      <w:r w:rsidRPr="007E4D03">
        <w:t>Morellet</w:t>
      </w:r>
      <w:proofErr w:type="spellEnd"/>
      <w:r w:rsidRPr="007E4D03">
        <w:t xml:space="preserve"> N. 2006. How does environmental variation influence body mass, body size, and body condition? Roe deer as a case study. </w:t>
      </w:r>
      <w:proofErr w:type="spellStart"/>
      <w:r w:rsidRPr="007E4D03">
        <w:t>Ecography</w:t>
      </w:r>
      <w:proofErr w:type="spellEnd"/>
      <w:r w:rsidRPr="007E4D03">
        <w:t>. 29(3):301–308. doi:10.1111/j.2006.0906-7590.04394.x.</w:t>
      </w:r>
    </w:p>
    <w:p w14:paraId="46E4B947" w14:textId="77777777" w:rsidR="007E4D03" w:rsidRPr="007E4D03" w:rsidRDefault="007E4D03" w:rsidP="007E4D03">
      <w:pPr>
        <w:pStyle w:val="Bibliography"/>
      </w:pPr>
      <w:r w:rsidRPr="007E4D03">
        <w:t xml:space="preserve">Turco M, Palazzi E, von Hardenberg J, </w:t>
      </w:r>
      <w:proofErr w:type="spellStart"/>
      <w:r w:rsidRPr="007E4D03">
        <w:t>Provenzale</w:t>
      </w:r>
      <w:proofErr w:type="spellEnd"/>
      <w:r w:rsidRPr="007E4D03">
        <w:t xml:space="preserve"> A. 2015. Observed climate change hotspots. Geophysical Research Letters. 42(9):3521–3528. doi:10.1002/2015GL063891.</w:t>
      </w:r>
    </w:p>
    <w:p w14:paraId="4FA4B960" w14:textId="77777777" w:rsidR="007E4D03" w:rsidRPr="007E4D03" w:rsidRDefault="007E4D03" w:rsidP="007E4D03">
      <w:pPr>
        <w:pStyle w:val="Bibliography"/>
      </w:pPr>
      <w:proofErr w:type="spellStart"/>
      <w:r w:rsidRPr="007E4D03">
        <w:t>Tveraa</w:t>
      </w:r>
      <w:proofErr w:type="spellEnd"/>
      <w:r w:rsidRPr="007E4D03">
        <w:t xml:space="preserve"> T, </w:t>
      </w:r>
      <w:proofErr w:type="spellStart"/>
      <w:r w:rsidRPr="007E4D03">
        <w:t>Stien</w:t>
      </w:r>
      <w:proofErr w:type="spellEnd"/>
      <w:r w:rsidRPr="007E4D03">
        <w:t xml:space="preserve"> A, </w:t>
      </w:r>
      <w:proofErr w:type="spellStart"/>
      <w:r w:rsidRPr="007E4D03">
        <w:t>Bårdsen</w:t>
      </w:r>
      <w:proofErr w:type="spellEnd"/>
      <w:r w:rsidRPr="007E4D03">
        <w:t xml:space="preserve"> B-J, </w:t>
      </w:r>
      <w:proofErr w:type="spellStart"/>
      <w:r w:rsidRPr="007E4D03">
        <w:t>Fauchald</w:t>
      </w:r>
      <w:proofErr w:type="spellEnd"/>
      <w:r w:rsidRPr="007E4D03">
        <w:t xml:space="preserve"> P. 2013. Population Densities, Vegetation Green-Up, and Plant Productivity: Impacts on Reproductive Success and Juvenile Body Mass in Reindeer. PLOS ONE. 8(2):e56450. doi:10.1371/journal.pone.0056450.</w:t>
      </w:r>
    </w:p>
    <w:p w14:paraId="7D6876E1" w14:textId="77777777" w:rsidR="007E4D03" w:rsidRPr="007E4D03" w:rsidRDefault="007E4D03" w:rsidP="007E4D03">
      <w:pPr>
        <w:pStyle w:val="Bibliography"/>
      </w:pPr>
      <w:r w:rsidRPr="007E4D03">
        <w:t xml:space="preserve">Weeks BC, Willard DE, </w:t>
      </w:r>
      <w:proofErr w:type="spellStart"/>
      <w:r w:rsidRPr="007E4D03">
        <w:t>Zimova</w:t>
      </w:r>
      <w:proofErr w:type="spellEnd"/>
      <w:r w:rsidRPr="007E4D03">
        <w:t xml:space="preserve"> M, Ellis AA, </w:t>
      </w:r>
      <w:proofErr w:type="spellStart"/>
      <w:r w:rsidRPr="007E4D03">
        <w:t>Witynski</w:t>
      </w:r>
      <w:proofErr w:type="spellEnd"/>
      <w:r w:rsidRPr="007E4D03">
        <w:t xml:space="preserve"> ML, Hennen M, Winger BM. 2020. Shared morphological consequences of global warming in North American migratory birds. Norris R, editor. </w:t>
      </w:r>
      <w:proofErr w:type="spellStart"/>
      <w:r w:rsidRPr="007E4D03">
        <w:t>Ecol</w:t>
      </w:r>
      <w:proofErr w:type="spellEnd"/>
      <w:r w:rsidRPr="007E4D03">
        <w:t xml:space="preserve"> Lett. 23(2):316–325. doi:10.1111/ele.13434.</w:t>
      </w:r>
    </w:p>
    <w:p w14:paraId="2BA5A23B" w14:textId="77777777" w:rsidR="007E4D03" w:rsidRPr="007E4D03" w:rsidRDefault="007E4D03" w:rsidP="007E4D03">
      <w:pPr>
        <w:pStyle w:val="Bibliography"/>
      </w:pPr>
      <w:r w:rsidRPr="007E4D03">
        <w:t>Yom-Tov Y. 2001. Global warming and body mass decline in Israeli passerine birds. Proceedings of the Royal Society B: Biological Sciences. 268(1470):947–952. doi:10.1098/rspb.2001.1592.</w:t>
      </w:r>
    </w:p>
    <w:p w14:paraId="4039B956" w14:textId="3C53B6A6" w:rsidR="009860FD" w:rsidRPr="00244A3B" w:rsidRDefault="009860FD" w:rsidP="00244A3B">
      <w:pPr>
        <w:pStyle w:val="Default"/>
        <w:spacing w:before="120" w:after="120"/>
        <w:ind w:firstLine="426"/>
        <w:rPr>
          <w:ins w:id="599" w:author="Giulia Masoero" w:date="2022-06-30T15:38:00Z"/>
          <w:color w:val="auto"/>
        </w:rPr>
        <w:pPrChange w:id="600" w:author="Giulia Masoero" w:date="2022-07-01T17:22:00Z">
          <w:pPr>
            <w:pStyle w:val="Default"/>
            <w:spacing w:before="120" w:after="120" w:line="360" w:lineRule="auto"/>
            <w:ind w:firstLine="426"/>
          </w:pPr>
        </w:pPrChange>
      </w:pPr>
      <w:r w:rsidRPr="00244A3B">
        <w:rPr>
          <w:color w:val="auto"/>
        </w:rPr>
        <w:fldChar w:fldCharType="end"/>
      </w:r>
    </w:p>
    <w:p w14:paraId="01489E5E" w14:textId="772DE293" w:rsidR="00294694" w:rsidRPr="00244A3B" w:rsidDel="003B7E01" w:rsidRDefault="00294694" w:rsidP="00244A3B">
      <w:pPr>
        <w:pStyle w:val="Default"/>
        <w:pageBreakBefore/>
        <w:spacing w:before="120" w:after="120"/>
        <w:ind w:firstLine="426"/>
        <w:rPr>
          <w:del w:id="601" w:author="Giulia Masoero" w:date="2022-05-30T15:33:00Z"/>
          <w:color w:val="auto"/>
        </w:rPr>
        <w:pPrChange w:id="602" w:author="Giulia Masoero" w:date="2022-07-01T17:22:00Z">
          <w:pPr>
            <w:pStyle w:val="Default"/>
            <w:pageBreakBefore/>
            <w:spacing w:before="120" w:after="120" w:line="360" w:lineRule="auto"/>
            <w:ind w:firstLine="426"/>
          </w:pPr>
        </w:pPrChange>
      </w:pPr>
      <w:del w:id="603" w:author="Giulia Masoero" w:date="2022-05-30T15:33:00Z">
        <w:r w:rsidRPr="00244A3B" w:rsidDel="003B7E01">
          <w:rPr>
            <w:color w:val="auto"/>
          </w:rPr>
          <w:delText xml:space="preserve">temperature during the initial few months of the chamois’ lives, when they are nursed by their mothers, affects their body growth. </w:delText>
        </w:r>
      </w:del>
    </w:p>
    <w:p w14:paraId="59F02A01" w14:textId="72320AA0" w:rsidR="00294694" w:rsidRPr="00244A3B" w:rsidDel="003B7E01" w:rsidRDefault="00294694" w:rsidP="00244A3B">
      <w:pPr>
        <w:pStyle w:val="Default"/>
        <w:spacing w:before="120" w:after="120"/>
        <w:ind w:firstLine="426"/>
        <w:rPr>
          <w:del w:id="604" w:author="Giulia Masoero" w:date="2022-05-30T15:32:00Z"/>
          <w:color w:val="auto"/>
        </w:rPr>
        <w:pPrChange w:id="605" w:author="Giulia Masoero" w:date="2022-07-01T17:22:00Z">
          <w:pPr>
            <w:pStyle w:val="Default"/>
            <w:spacing w:before="120" w:after="120" w:line="360" w:lineRule="auto"/>
            <w:ind w:firstLine="426"/>
          </w:pPr>
        </w:pPrChange>
      </w:pPr>
      <w:del w:id="606" w:author="Giulia Masoero" w:date="2022-05-30T15:32:00Z">
        <w:r w:rsidRPr="00244A3B" w:rsidDel="003B7E01">
          <w:rPr>
            <w:color w:val="auto"/>
          </w:rPr>
          <w:delText xml:space="preserve">Window 3 (Gestation period) </w:delText>
        </w:r>
      </w:del>
    </w:p>
    <w:p w14:paraId="6D88487F" w14:textId="7783C15E" w:rsidR="00294694" w:rsidRPr="00244A3B" w:rsidDel="003B7E01" w:rsidRDefault="00294694" w:rsidP="00244A3B">
      <w:pPr>
        <w:pStyle w:val="Default"/>
        <w:spacing w:before="120" w:after="120"/>
        <w:ind w:firstLine="426"/>
        <w:rPr>
          <w:del w:id="607" w:author="Giulia Masoero" w:date="2022-05-30T15:32:00Z"/>
          <w:color w:val="auto"/>
        </w:rPr>
        <w:pPrChange w:id="608" w:author="Giulia Masoero" w:date="2022-07-01T17:22:00Z">
          <w:pPr>
            <w:pStyle w:val="Default"/>
            <w:spacing w:before="120" w:after="120" w:line="360" w:lineRule="auto"/>
            <w:ind w:firstLine="426"/>
          </w:pPr>
        </w:pPrChange>
      </w:pPr>
      <w:del w:id="609" w:author="Giulia Masoero" w:date="2022-05-30T15:32:00Z">
        <w:r w:rsidRPr="00244A3B" w:rsidDel="003B7E01">
          <w:rPr>
            <w:color w:val="auto"/>
          </w:rPr>
          <w:delText xml:space="preserve">The last tested time window had a length of 180 days and covered the period of 661 days (1st of December) until 481 days (31st of May) before the reference day. This is the period when the mother was pregnant, up until the kids were born. The pregnancy of females lasts about 170 days, therefore the past six months before the end of the birth period were analysed to test whether climate has an indirect effect of individuals while they are growing during the gestation period. </w:delText>
        </w:r>
      </w:del>
    </w:p>
    <w:p w14:paraId="2052172A" w14:textId="12E00422" w:rsidR="00294694" w:rsidRPr="00244A3B" w:rsidDel="003B7E01" w:rsidRDefault="00294694" w:rsidP="00244A3B">
      <w:pPr>
        <w:pStyle w:val="Default"/>
        <w:spacing w:before="120" w:after="120"/>
        <w:ind w:firstLine="426"/>
        <w:rPr>
          <w:del w:id="610" w:author="Giulia Masoero" w:date="2022-05-30T15:32:00Z"/>
          <w:color w:val="auto"/>
        </w:rPr>
        <w:pPrChange w:id="611" w:author="Giulia Masoero" w:date="2022-07-01T17:22:00Z">
          <w:pPr>
            <w:pStyle w:val="Default"/>
            <w:spacing w:before="120" w:after="120" w:line="360" w:lineRule="auto"/>
            <w:ind w:firstLine="426"/>
          </w:pPr>
        </w:pPrChange>
      </w:pPr>
      <w:del w:id="612" w:author="Giulia Masoero" w:date="2022-05-30T15:32:00Z">
        <w:r w:rsidRPr="00244A3B" w:rsidDel="003B7E01">
          <w:rPr>
            <w:color w:val="auto"/>
          </w:rPr>
          <w:delText xml:space="preserve">Information criterion and validation of analyses </w:delText>
        </w:r>
      </w:del>
    </w:p>
    <w:p w14:paraId="43E614E3" w14:textId="480155F0" w:rsidR="003B7E01" w:rsidRPr="00244A3B" w:rsidDel="003B7E01" w:rsidRDefault="00294694" w:rsidP="00244A3B">
      <w:pPr>
        <w:pStyle w:val="Default"/>
        <w:spacing w:before="120" w:after="120"/>
        <w:ind w:firstLine="426"/>
        <w:rPr>
          <w:del w:id="613" w:author="Giulia Masoero" w:date="2022-05-30T15:32:00Z"/>
          <w:color w:val="auto"/>
        </w:rPr>
        <w:pPrChange w:id="614" w:author="Giulia Masoero" w:date="2022-07-01T17:22:00Z">
          <w:pPr>
            <w:pStyle w:val="Default"/>
            <w:spacing w:before="120" w:after="120" w:line="360" w:lineRule="auto"/>
            <w:ind w:firstLine="426"/>
          </w:pPr>
        </w:pPrChange>
      </w:pPr>
      <w:del w:id="615" w:author="Giulia Masoero" w:date="2022-05-30T15:32:00Z">
        <w:r w:rsidRPr="00244A3B" w:rsidDel="003B7E01">
          <w:rPr>
            <w:color w:val="auto"/>
          </w:rPr>
          <w:delText xml:space="preserve">After the three analyses were performed in R, the timing of the best climatic windows (open and close) was determined using Akaike Information Criterion (ΔAICc). ΔAICc values provide means for model selection by estimating the quality of each model, relative to each of the other tested models. The best model has the lowest ΔAICc values. The next step was to test whether any of the signals might have occurred simply by chance by performing randomization with a small sample size. Finally, the best models were put together in a common model to test the relative contribution of each time period to the body mass of juvenile Alpine chamois. </w:delText>
        </w:r>
      </w:del>
    </w:p>
    <w:p w14:paraId="6B8DA0CA" w14:textId="297A3547" w:rsidR="00294694" w:rsidRPr="00244A3B" w:rsidDel="003B7E01" w:rsidRDefault="00294694" w:rsidP="00244A3B">
      <w:pPr>
        <w:pStyle w:val="Default"/>
        <w:spacing w:before="120" w:after="120"/>
        <w:ind w:firstLine="426"/>
        <w:rPr>
          <w:del w:id="616" w:author="Giulia Masoero" w:date="2022-05-30T15:32:00Z"/>
          <w:color w:val="auto"/>
        </w:rPr>
        <w:pPrChange w:id="617" w:author="Giulia Masoero" w:date="2022-07-01T17:22:00Z">
          <w:pPr>
            <w:pStyle w:val="Default"/>
            <w:spacing w:before="120" w:after="120" w:line="360" w:lineRule="auto"/>
            <w:ind w:firstLine="426"/>
          </w:pPr>
        </w:pPrChange>
      </w:pPr>
      <w:del w:id="618" w:author="Giulia Masoero" w:date="2022-05-30T15:32:00Z">
        <w:r w:rsidRPr="00244A3B" w:rsidDel="003B7E01">
          <w:rPr>
            <w:b/>
            <w:bCs/>
            <w:color w:val="auto"/>
          </w:rPr>
          <w:delText>Presentation of results</w:delText>
        </w:r>
      </w:del>
    </w:p>
    <w:p w14:paraId="335E4B10" w14:textId="43646921" w:rsidR="00294694" w:rsidRPr="00244A3B" w:rsidDel="003B7E01" w:rsidRDefault="00294694" w:rsidP="00244A3B">
      <w:pPr>
        <w:pStyle w:val="Default"/>
        <w:spacing w:before="120" w:after="120"/>
        <w:ind w:firstLine="426"/>
        <w:rPr>
          <w:del w:id="619" w:author="Giulia Masoero" w:date="2022-05-30T15:32:00Z"/>
          <w:color w:val="auto"/>
        </w:rPr>
        <w:pPrChange w:id="620" w:author="Giulia Masoero" w:date="2022-07-01T17:22:00Z">
          <w:pPr>
            <w:pStyle w:val="Default"/>
            <w:spacing w:before="120" w:after="120" w:line="360" w:lineRule="auto"/>
            <w:ind w:firstLine="426"/>
          </w:pPr>
        </w:pPrChange>
      </w:pPr>
      <w:del w:id="621" w:author="Giulia Masoero" w:date="2022-05-30T15:32:00Z">
        <w:r w:rsidRPr="00244A3B" w:rsidDel="003B7E01">
          <w:rPr>
            <w:color w:val="auto"/>
          </w:rPr>
          <w:delText xml:space="preserve">Most of the graphs for this project were produced by R but they were modified with the graphic design platform Canva. </w:delText>
        </w:r>
      </w:del>
    </w:p>
    <w:p w14:paraId="43726B05" w14:textId="1F12552B" w:rsidR="00294694" w:rsidRPr="00244A3B" w:rsidDel="003B7E01" w:rsidRDefault="00294694" w:rsidP="00244A3B">
      <w:pPr>
        <w:pStyle w:val="Default"/>
        <w:spacing w:before="120" w:after="120"/>
        <w:ind w:firstLine="426"/>
        <w:rPr>
          <w:del w:id="622" w:author="Giulia Masoero" w:date="2022-05-30T15:32:00Z"/>
          <w:color w:val="auto"/>
        </w:rPr>
        <w:pPrChange w:id="623" w:author="Giulia Masoero" w:date="2022-07-01T17:22:00Z">
          <w:pPr>
            <w:pStyle w:val="Default"/>
            <w:spacing w:before="120" w:after="120" w:line="360" w:lineRule="auto"/>
            <w:ind w:firstLine="426"/>
          </w:pPr>
        </w:pPrChange>
      </w:pPr>
      <w:del w:id="624" w:author="Giulia Masoero" w:date="2022-05-30T15:32:00Z">
        <w:r w:rsidRPr="00244A3B" w:rsidDel="003B7E01">
          <w:rPr>
            <w:color w:val="auto"/>
          </w:rPr>
          <w:delText>For the last section of the results called “Relative contribution of climatic conditions during Lactation life stage and Juvenile life stage</w:delText>
        </w:r>
        <w:r w:rsidRPr="00244A3B" w:rsidDel="003B7E01">
          <w:rPr>
            <w:i/>
            <w:iCs/>
            <w:color w:val="auto"/>
          </w:rPr>
          <w:delText xml:space="preserve">” </w:delText>
        </w:r>
        <w:r w:rsidRPr="00244A3B" w:rsidDel="003B7E01">
          <w:rPr>
            <w:color w:val="auto"/>
          </w:rPr>
          <w:delText xml:space="preserve">the values for altitude, juvenile life stage and lactation life stage were scaled in R, so that the comparison of values is easier to interpret. 11 </w:delText>
        </w:r>
      </w:del>
    </w:p>
    <w:p w14:paraId="1780803A" w14:textId="1D5A25B8" w:rsidR="00294694" w:rsidRPr="00244A3B" w:rsidDel="003B7E01" w:rsidRDefault="00294694" w:rsidP="00244A3B">
      <w:pPr>
        <w:pStyle w:val="Default"/>
        <w:spacing w:before="120" w:after="120"/>
        <w:ind w:firstLine="426"/>
        <w:rPr>
          <w:del w:id="625" w:author="Giulia Masoero" w:date="2022-05-30T15:32:00Z"/>
          <w:color w:val="auto"/>
        </w:rPr>
        <w:pPrChange w:id="626" w:author="Giulia Masoero" w:date="2022-07-01T17:22:00Z">
          <w:pPr>
            <w:pStyle w:val="Default"/>
            <w:spacing w:before="120" w:after="120" w:line="360" w:lineRule="auto"/>
            <w:ind w:firstLine="426"/>
          </w:pPr>
        </w:pPrChange>
      </w:pPr>
    </w:p>
    <w:p w14:paraId="37C3E9A4" w14:textId="601A17A7" w:rsidR="00294694" w:rsidRPr="00244A3B" w:rsidDel="003B7E01" w:rsidRDefault="00294694" w:rsidP="00244A3B">
      <w:pPr>
        <w:pStyle w:val="Default"/>
        <w:pageBreakBefore/>
        <w:spacing w:before="120" w:after="120"/>
        <w:ind w:firstLine="426"/>
        <w:rPr>
          <w:del w:id="627" w:author="Giulia Masoero" w:date="2022-05-30T15:32:00Z"/>
          <w:color w:val="auto"/>
        </w:rPr>
        <w:pPrChange w:id="628" w:author="Giulia Masoero" w:date="2022-07-01T17:22:00Z">
          <w:pPr>
            <w:pStyle w:val="Default"/>
            <w:pageBreakBefore/>
            <w:spacing w:before="120" w:after="120" w:line="360" w:lineRule="auto"/>
            <w:ind w:firstLine="426"/>
          </w:pPr>
        </w:pPrChange>
      </w:pPr>
      <w:del w:id="629" w:author="Giulia Masoero" w:date="2022-05-30T15:32:00Z">
        <w:r w:rsidRPr="00244A3B" w:rsidDel="003B7E01">
          <w:rPr>
            <w:color w:val="auto"/>
          </w:rPr>
          <w:delText xml:space="preserve">However, in the same section, the graphs were presented with the original values because they make more biological sense. </w:delText>
        </w:r>
      </w:del>
    </w:p>
    <w:p w14:paraId="71E717BC" w14:textId="7CBE40AA" w:rsidR="00294694" w:rsidRPr="00244A3B" w:rsidDel="003B7E01" w:rsidRDefault="00294694" w:rsidP="00244A3B">
      <w:pPr>
        <w:pStyle w:val="Default"/>
        <w:spacing w:before="120" w:after="120"/>
        <w:ind w:firstLine="426"/>
        <w:rPr>
          <w:del w:id="630" w:author="Giulia Masoero" w:date="2022-05-30T15:32:00Z"/>
          <w:color w:val="auto"/>
        </w:rPr>
        <w:pPrChange w:id="631" w:author="Giulia Masoero" w:date="2022-07-01T17:22:00Z">
          <w:pPr>
            <w:pStyle w:val="Default"/>
            <w:spacing w:before="120" w:after="120" w:line="360" w:lineRule="auto"/>
            <w:ind w:firstLine="426"/>
          </w:pPr>
        </w:pPrChange>
      </w:pPr>
      <w:del w:id="632" w:author="Giulia Masoero" w:date="2022-05-30T15:32:00Z">
        <w:r w:rsidRPr="00244A3B" w:rsidDel="003B7E01">
          <w:rPr>
            <w:b/>
            <w:bCs/>
            <w:color w:val="auto"/>
          </w:rPr>
          <w:delText xml:space="preserve">Results </w:delText>
        </w:r>
      </w:del>
    </w:p>
    <w:p w14:paraId="49867B5C" w14:textId="538B7215" w:rsidR="00294694" w:rsidRPr="00244A3B" w:rsidDel="003B7E01" w:rsidRDefault="00294694" w:rsidP="00244A3B">
      <w:pPr>
        <w:pStyle w:val="Default"/>
        <w:spacing w:before="120" w:after="120"/>
        <w:ind w:firstLine="426"/>
        <w:rPr>
          <w:del w:id="633" w:author="Giulia Masoero" w:date="2022-05-30T15:32:00Z"/>
          <w:color w:val="auto"/>
        </w:rPr>
        <w:pPrChange w:id="634" w:author="Giulia Masoero" w:date="2022-07-01T17:22:00Z">
          <w:pPr>
            <w:pStyle w:val="Default"/>
            <w:spacing w:before="120" w:after="120" w:line="360" w:lineRule="auto"/>
            <w:ind w:firstLine="426"/>
          </w:pPr>
        </w:pPrChange>
      </w:pPr>
      <w:del w:id="635" w:author="Giulia Masoero" w:date="2022-05-30T15:32:00Z">
        <w:r w:rsidRPr="00244A3B" w:rsidDel="003B7E01">
          <w:rPr>
            <w:b/>
            <w:bCs/>
            <w:color w:val="auto"/>
          </w:rPr>
          <w:delText>Change of weight and ambient temperature (1992-2018)</w:delText>
        </w:r>
      </w:del>
    </w:p>
    <w:p w14:paraId="47376033" w14:textId="5EDC04EA" w:rsidR="00294694" w:rsidRPr="00244A3B" w:rsidDel="003B7E01" w:rsidRDefault="00294694" w:rsidP="00244A3B">
      <w:pPr>
        <w:pStyle w:val="Default"/>
        <w:spacing w:before="120" w:after="120"/>
        <w:ind w:firstLine="426"/>
        <w:rPr>
          <w:del w:id="636" w:author="Giulia Masoero" w:date="2022-05-30T15:32:00Z"/>
          <w:color w:val="auto"/>
        </w:rPr>
        <w:pPrChange w:id="637" w:author="Giulia Masoero" w:date="2022-07-01T17:22:00Z">
          <w:pPr>
            <w:pStyle w:val="Default"/>
            <w:spacing w:before="120" w:after="120" w:line="360" w:lineRule="auto"/>
            <w:ind w:firstLine="426"/>
          </w:pPr>
        </w:pPrChange>
      </w:pPr>
      <w:del w:id="638" w:author="Giulia Masoero" w:date="2022-05-30T15:32:00Z">
        <w:r w:rsidRPr="00244A3B" w:rsidDel="003B7E01">
          <w:rPr>
            <w:color w:val="auto"/>
          </w:rPr>
          <w:delText xml:space="preserve">The results from a linear model concluded that time (years) had a significant role on the change of weight of 1.5-year-old chamois (P&lt;0.001). Despite the big spread of the data, there was a pattern that pointed out the negative relationship between weight and time (Fig. 3A). The predictor explained about 4% of the variation in weight (R2 = 3.72%). The model indicated that the mean weight of 1.5-year-old chamois decreased by 0.082 kg per year (± 0.005 kg, T-value = -16.59, P &lt; 0.001). What is more, they lost an average of 2.135 kg between 1992 and 2018 which is 15.08 % of their mean body weight (mean body weight = 14.16 kg). </w:delText>
        </w:r>
      </w:del>
    </w:p>
    <w:p w14:paraId="32724DF5" w14:textId="270C95E1" w:rsidR="00294694" w:rsidRPr="00244A3B" w:rsidDel="003B7E01" w:rsidRDefault="00294694" w:rsidP="00244A3B">
      <w:pPr>
        <w:pStyle w:val="Default"/>
        <w:spacing w:before="120" w:after="120"/>
        <w:ind w:firstLine="426"/>
        <w:rPr>
          <w:del w:id="639" w:author="Giulia Masoero" w:date="2022-05-30T15:32:00Z"/>
          <w:color w:val="auto"/>
        </w:rPr>
        <w:pPrChange w:id="640" w:author="Giulia Masoero" w:date="2022-07-01T17:22:00Z">
          <w:pPr>
            <w:pStyle w:val="Default"/>
            <w:spacing w:before="120" w:after="120" w:line="360" w:lineRule="auto"/>
            <w:ind w:firstLine="426"/>
          </w:pPr>
        </w:pPrChange>
      </w:pPr>
      <w:del w:id="641" w:author="Giulia Masoero" w:date="2022-05-30T15:32:00Z">
        <w:r w:rsidRPr="00244A3B" w:rsidDel="003B7E01">
          <w:rPr>
            <w:color w:val="auto"/>
          </w:rPr>
          <w:delText xml:space="preserve">The mean ambient temperature across all seasons increased significantly by 0.03 ℃ per year (±0.009℃, t-value = 3.10, P = 0.002), with a total increase of 0.77 ℃ over the period of the whole study (Fig. 3B).Those results pointed out an obvious change in the weight of chamois and maybe this was connected to the increase of ambient temperatures. Therefore, the analysis was proceeded by finding the exact time windows and life stages that might have affected the change in weight in juvenile alpine chamois. 12 </w:delText>
        </w:r>
      </w:del>
    </w:p>
    <w:p w14:paraId="66258A24" w14:textId="28DEA3AB" w:rsidR="00294694" w:rsidRPr="00244A3B" w:rsidDel="003B7E01" w:rsidRDefault="00294694" w:rsidP="00244A3B">
      <w:pPr>
        <w:pStyle w:val="Default"/>
        <w:spacing w:before="120" w:after="120"/>
        <w:ind w:firstLine="426"/>
        <w:rPr>
          <w:del w:id="642" w:author="Giulia Masoero" w:date="2022-05-30T15:32:00Z"/>
          <w:color w:val="auto"/>
        </w:rPr>
        <w:pPrChange w:id="643" w:author="Giulia Masoero" w:date="2022-07-01T17:22:00Z">
          <w:pPr>
            <w:pStyle w:val="Default"/>
            <w:spacing w:before="120" w:after="120" w:line="360" w:lineRule="auto"/>
            <w:ind w:firstLine="426"/>
          </w:pPr>
        </w:pPrChange>
      </w:pPr>
    </w:p>
    <w:p w14:paraId="493174A0" w14:textId="00EE2259" w:rsidR="00294694" w:rsidRPr="00244A3B" w:rsidDel="003B7E01" w:rsidRDefault="00294694" w:rsidP="00244A3B">
      <w:pPr>
        <w:pStyle w:val="Default"/>
        <w:pageBreakBefore/>
        <w:spacing w:before="120" w:after="120"/>
        <w:ind w:firstLine="426"/>
        <w:rPr>
          <w:del w:id="644" w:author="Giulia Masoero" w:date="2022-05-30T15:32:00Z"/>
          <w:color w:val="auto"/>
        </w:rPr>
        <w:pPrChange w:id="645" w:author="Giulia Masoero" w:date="2022-07-01T17:22:00Z">
          <w:pPr>
            <w:pStyle w:val="Default"/>
            <w:pageBreakBefore/>
            <w:spacing w:before="120" w:after="120" w:line="360" w:lineRule="auto"/>
            <w:ind w:firstLine="426"/>
          </w:pPr>
        </w:pPrChange>
      </w:pPr>
      <w:del w:id="646" w:author="Giulia Masoero" w:date="2022-05-30T15:32:00Z">
        <w:r w:rsidRPr="00244A3B" w:rsidDel="003B7E01">
          <w:rPr>
            <w:color w:val="auto"/>
          </w:rPr>
          <w:delText xml:space="preserve">Figure 3. </w:delText>
        </w:r>
        <w:r w:rsidRPr="00244A3B" w:rsidDel="003B7E01">
          <w:rPr>
            <w:b/>
            <w:bCs/>
            <w:color w:val="auto"/>
          </w:rPr>
          <w:delText xml:space="preserve">(A) </w:delText>
        </w:r>
        <w:r w:rsidRPr="00244A3B" w:rsidDel="003B7E01">
          <w:rPr>
            <w:color w:val="auto"/>
          </w:rPr>
          <w:delText xml:space="preserve">The graph represents the change of weight (kg) of 1.5-year-old chamois Rupicapra rupicapra (N=7127) over the years 1992-2018. Each point represents data from a different individual, equation: Y = 178.88-0.08213X. </w:delText>
        </w:r>
        <w:r w:rsidRPr="00244A3B" w:rsidDel="003B7E01">
          <w:rPr>
            <w:b/>
            <w:bCs/>
            <w:color w:val="auto"/>
          </w:rPr>
          <w:delText xml:space="preserve">(B) </w:delText>
        </w:r>
        <w:r w:rsidRPr="00244A3B" w:rsidDel="003B7E01">
          <w:rPr>
            <w:color w:val="auto"/>
          </w:rPr>
          <w:delText xml:space="preserve">Change of mean ambient temperature ℃ over the whole period of the study, equation: Y = -49.8 + 0.02965X </w:delText>
        </w:r>
      </w:del>
    </w:p>
    <w:p w14:paraId="0953E709" w14:textId="37F01A8C" w:rsidR="00294694" w:rsidRPr="00244A3B" w:rsidDel="003B7E01" w:rsidRDefault="00294694" w:rsidP="00244A3B">
      <w:pPr>
        <w:pStyle w:val="Default"/>
        <w:spacing w:before="120" w:after="120"/>
        <w:ind w:firstLine="426"/>
        <w:rPr>
          <w:del w:id="647" w:author="Giulia Masoero" w:date="2022-05-30T15:32:00Z"/>
          <w:color w:val="auto"/>
        </w:rPr>
        <w:pPrChange w:id="648" w:author="Giulia Masoero" w:date="2022-07-01T17:22:00Z">
          <w:pPr>
            <w:pStyle w:val="Default"/>
            <w:spacing w:before="120" w:after="120" w:line="360" w:lineRule="auto"/>
            <w:ind w:firstLine="426"/>
          </w:pPr>
        </w:pPrChange>
      </w:pPr>
      <w:del w:id="649" w:author="Giulia Masoero" w:date="2022-05-30T15:32:00Z">
        <w:r w:rsidRPr="00244A3B" w:rsidDel="003B7E01">
          <w:rPr>
            <w:b/>
            <w:bCs/>
            <w:color w:val="auto"/>
          </w:rPr>
          <w:delText>Identification of the best climate windowsfor Juvenile, Lactationand Gestation life stages</w:delText>
        </w:r>
      </w:del>
    </w:p>
    <w:p w14:paraId="72D2EDA1" w14:textId="082DE87B" w:rsidR="00294694" w:rsidRPr="00244A3B" w:rsidDel="003B7E01" w:rsidRDefault="00294694" w:rsidP="00244A3B">
      <w:pPr>
        <w:pStyle w:val="Default"/>
        <w:spacing w:before="120" w:after="120"/>
        <w:ind w:firstLine="426"/>
        <w:rPr>
          <w:del w:id="650" w:author="Giulia Masoero" w:date="2022-05-30T15:32:00Z"/>
          <w:color w:val="auto"/>
        </w:rPr>
        <w:pPrChange w:id="651" w:author="Giulia Masoero" w:date="2022-07-01T17:22:00Z">
          <w:pPr>
            <w:pStyle w:val="Default"/>
            <w:spacing w:before="120" w:after="120" w:line="360" w:lineRule="auto"/>
            <w:ind w:firstLine="426"/>
          </w:pPr>
        </w:pPrChange>
      </w:pPr>
      <w:del w:id="652" w:author="Giulia Masoero" w:date="2022-05-30T15:32:00Z">
        <w:r w:rsidRPr="00244A3B" w:rsidDel="003B7E01">
          <w:rPr>
            <w:color w:val="auto"/>
          </w:rPr>
          <w:delText xml:space="preserve">All possible combinations for weather window models were tested with a </w:delText>
        </w:r>
        <w:r w:rsidRPr="00244A3B" w:rsidDel="003B7E01">
          <w:rPr>
            <w:i/>
            <w:iCs/>
            <w:color w:val="auto"/>
          </w:rPr>
          <w:delText xml:space="preserve">climwin </w:delText>
        </w:r>
        <w:r w:rsidRPr="00244A3B" w:rsidDel="003B7E01">
          <w:rPr>
            <w:color w:val="auto"/>
          </w:rPr>
          <w:delText xml:space="preserve">analysis in order to select the best model for each of the three chamois life stages (Juvenile, Lactation and 13 </w:delText>
        </w:r>
      </w:del>
    </w:p>
    <w:p w14:paraId="20F31D85" w14:textId="643C7AF1" w:rsidR="00294694" w:rsidRPr="00244A3B" w:rsidDel="003B7E01" w:rsidRDefault="00294694" w:rsidP="00244A3B">
      <w:pPr>
        <w:pStyle w:val="Default"/>
        <w:spacing w:before="120" w:after="120"/>
        <w:ind w:firstLine="426"/>
        <w:rPr>
          <w:del w:id="653" w:author="Giulia Masoero" w:date="2022-05-30T15:32:00Z"/>
          <w:color w:val="auto"/>
        </w:rPr>
        <w:pPrChange w:id="654" w:author="Giulia Masoero" w:date="2022-07-01T17:22:00Z">
          <w:pPr>
            <w:pStyle w:val="Default"/>
            <w:spacing w:before="120" w:after="120" w:line="360" w:lineRule="auto"/>
            <w:ind w:firstLine="426"/>
          </w:pPr>
        </w:pPrChange>
      </w:pPr>
    </w:p>
    <w:p w14:paraId="29C03DAD" w14:textId="6A8C75D4" w:rsidR="00294694" w:rsidRPr="00244A3B" w:rsidDel="003B7E01" w:rsidRDefault="00294694" w:rsidP="00244A3B">
      <w:pPr>
        <w:pStyle w:val="Default"/>
        <w:pageBreakBefore/>
        <w:spacing w:before="120" w:after="120"/>
        <w:ind w:firstLine="426"/>
        <w:rPr>
          <w:del w:id="655" w:author="Giulia Masoero" w:date="2022-05-30T15:32:00Z"/>
          <w:color w:val="auto"/>
        </w:rPr>
        <w:pPrChange w:id="656" w:author="Giulia Masoero" w:date="2022-07-01T17:22:00Z">
          <w:pPr>
            <w:pStyle w:val="Default"/>
            <w:pageBreakBefore/>
            <w:spacing w:before="120" w:after="120" w:line="360" w:lineRule="auto"/>
            <w:ind w:firstLine="426"/>
          </w:pPr>
        </w:pPrChange>
      </w:pPr>
      <w:del w:id="657" w:author="Giulia Masoero" w:date="2022-05-30T15:32:00Z">
        <w:r w:rsidRPr="00244A3B" w:rsidDel="003B7E01">
          <w:rPr>
            <w:color w:val="auto"/>
          </w:rPr>
          <w:delText xml:space="preserve">Gestation). Fig. 4 shows the difference in model support (ΔAICc values) for the different time windows of an effect of mean ambient temperature on chamois’ weight, compared to a null model with no weather effect included. The results from the </w:delText>
        </w:r>
        <w:r w:rsidRPr="00244A3B" w:rsidDel="003B7E01">
          <w:rPr>
            <w:i/>
            <w:iCs/>
            <w:color w:val="auto"/>
          </w:rPr>
          <w:delText xml:space="preserve">climwin </w:delText>
        </w:r>
        <w:r w:rsidRPr="00244A3B" w:rsidDel="003B7E01">
          <w:rPr>
            <w:color w:val="auto"/>
          </w:rPr>
          <w:delText xml:space="preserve">analysis for the Juvenile life stage showed that the best supported model (ΔAICc = -279.71) assumes absolute time window with quadratic effect of mean temperature, going back from day 108 to day 66 from the reference day (24th September) (Fig. 4A; Table 1). This climate window has a length of 42 days and is the equivalent to the period from June 8th until July 20th the year when the alpine chamois were 1.5-year-old juveniles (Table 1). </w:delText>
        </w:r>
      </w:del>
    </w:p>
    <w:p w14:paraId="4F0ADED4" w14:textId="0B8C3F1E" w:rsidR="00294694" w:rsidRPr="00244A3B" w:rsidDel="003B7E01" w:rsidRDefault="00294694" w:rsidP="00244A3B">
      <w:pPr>
        <w:pStyle w:val="Default"/>
        <w:spacing w:before="120" w:after="120"/>
        <w:ind w:firstLine="426"/>
        <w:rPr>
          <w:del w:id="658" w:author="Giulia Masoero" w:date="2022-05-30T15:33:00Z"/>
          <w:color w:val="auto"/>
        </w:rPr>
        <w:pPrChange w:id="659" w:author="Giulia Masoero" w:date="2022-07-01T17:22:00Z">
          <w:pPr>
            <w:pStyle w:val="Default"/>
            <w:spacing w:before="120" w:after="120" w:line="360" w:lineRule="auto"/>
            <w:ind w:firstLine="426"/>
          </w:pPr>
        </w:pPrChange>
      </w:pPr>
      <w:del w:id="660" w:author="Giulia Masoero" w:date="2022-05-30T15:33:00Z">
        <w:r w:rsidRPr="00244A3B" w:rsidDel="003B7E01">
          <w:rPr>
            <w:color w:val="auto"/>
          </w:rPr>
          <w:delText xml:space="preserve">The results from the </w:delText>
        </w:r>
        <w:r w:rsidRPr="00244A3B" w:rsidDel="003B7E01">
          <w:rPr>
            <w:i/>
            <w:iCs/>
            <w:color w:val="auto"/>
          </w:rPr>
          <w:delText xml:space="preserve">climwin </w:delText>
        </w:r>
        <w:r w:rsidRPr="00244A3B" w:rsidDel="003B7E01">
          <w:rPr>
            <w:color w:val="auto"/>
          </w:rPr>
          <w:delText xml:space="preserve">analysis for the lactation life stage showed that the best supported model (ΔAICc = -305.69) assumes absolute time window with quadratic effect of mean temperature, going back from day 480 to day 452 from the reference day (Fig. 4B; Table 1). This climate window has a length of 28 days and is the equivalent to the period from June 1st until June 29th (Table 1) the year when the Alpine chamois were kids, still being taken care of by their mothers. </w:delText>
        </w:r>
      </w:del>
    </w:p>
    <w:p w14:paraId="6F1341B5" w14:textId="3ABC8993" w:rsidR="00294694" w:rsidRPr="00244A3B" w:rsidDel="003B7E01" w:rsidRDefault="00294694" w:rsidP="00244A3B">
      <w:pPr>
        <w:pStyle w:val="Default"/>
        <w:spacing w:before="120" w:after="120"/>
        <w:ind w:firstLine="426"/>
        <w:rPr>
          <w:del w:id="661" w:author="Giulia Masoero" w:date="2022-05-30T15:33:00Z"/>
          <w:color w:val="auto"/>
        </w:rPr>
        <w:pPrChange w:id="662" w:author="Giulia Masoero" w:date="2022-07-01T17:22:00Z">
          <w:pPr>
            <w:pStyle w:val="Default"/>
            <w:spacing w:before="120" w:after="120" w:line="360" w:lineRule="auto"/>
            <w:ind w:firstLine="426"/>
          </w:pPr>
        </w:pPrChange>
      </w:pPr>
      <w:del w:id="663" w:author="Giulia Masoero" w:date="2022-05-30T15:33:00Z">
        <w:r w:rsidRPr="00244A3B" w:rsidDel="003B7E01">
          <w:rPr>
            <w:color w:val="auto"/>
          </w:rPr>
          <w:delText xml:space="preserve">However, the results from the gestation life stage (Fig. 4C) did not detect a significant climate signal. Based on Fig. 4C and the “best” climatic window from the </w:delText>
        </w:r>
        <w:r w:rsidRPr="00244A3B" w:rsidDel="003B7E01">
          <w:rPr>
            <w:i/>
            <w:iCs/>
            <w:color w:val="auto"/>
          </w:rPr>
          <w:delText xml:space="preserve">climwin </w:delText>
        </w:r>
        <w:r w:rsidRPr="00244A3B" w:rsidDel="003B7E01">
          <w:rPr>
            <w:color w:val="auto"/>
          </w:rPr>
          <w:delText xml:space="preserve">analysis, which indicated a climatic window of 0 days and ΔAICc values of -279.29 (Table 1), it was indicated that the ambient temperature during that life stage does not seem to be biologically meaningful for the change of size of Alpine chamois. Therefore, the gestation life stage was no further examined in this study. 14 </w:delText>
        </w:r>
      </w:del>
    </w:p>
    <w:p w14:paraId="50CC9CA9" w14:textId="24BD43B8" w:rsidR="00294694" w:rsidRPr="00244A3B" w:rsidDel="003B7E01" w:rsidRDefault="00294694" w:rsidP="00244A3B">
      <w:pPr>
        <w:pStyle w:val="Default"/>
        <w:spacing w:before="120" w:after="120"/>
        <w:ind w:firstLine="426"/>
        <w:rPr>
          <w:del w:id="664" w:author="Giulia Masoero" w:date="2022-05-30T15:32:00Z"/>
          <w:color w:val="auto"/>
          <w:lang w:val="fr-CA"/>
          <w:rPrChange w:id="665" w:author="Giulia Masoero" w:date="2022-07-01T17:21:00Z">
            <w:rPr>
              <w:del w:id="666" w:author="Giulia Masoero" w:date="2022-05-30T15:32:00Z"/>
              <w:color w:val="auto"/>
            </w:rPr>
          </w:rPrChange>
        </w:rPr>
        <w:pPrChange w:id="667" w:author="Giulia Masoero" w:date="2022-07-01T17:22:00Z">
          <w:pPr>
            <w:pStyle w:val="Default"/>
            <w:spacing w:before="120" w:after="120" w:line="360" w:lineRule="auto"/>
            <w:ind w:firstLine="426"/>
          </w:pPr>
        </w:pPrChange>
      </w:pPr>
    </w:p>
    <w:p w14:paraId="54A2EC6A" w14:textId="21922828" w:rsidR="00294694" w:rsidRPr="00244A3B" w:rsidDel="003B7E01" w:rsidRDefault="00294694" w:rsidP="00244A3B">
      <w:pPr>
        <w:pStyle w:val="Default"/>
        <w:pageBreakBefore/>
        <w:spacing w:before="120" w:after="120"/>
        <w:ind w:firstLine="426"/>
        <w:rPr>
          <w:del w:id="668" w:author="Giulia Masoero" w:date="2022-05-30T15:32:00Z"/>
          <w:color w:val="auto"/>
        </w:rPr>
        <w:pPrChange w:id="669" w:author="Giulia Masoero" w:date="2022-07-01T17:22:00Z">
          <w:pPr>
            <w:pStyle w:val="Default"/>
            <w:pageBreakBefore/>
            <w:spacing w:before="120" w:after="120" w:line="360" w:lineRule="auto"/>
            <w:ind w:firstLine="426"/>
          </w:pPr>
        </w:pPrChange>
      </w:pPr>
      <w:del w:id="670" w:author="Giulia Masoero" w:date="2022-05-30T15:32:00Z">
        <w:r w:rsidRPr="00244A3B" w:rsidDel="003B7E01">
          <w:rPr>
            <w:color w:val="auto"/>
          </w:rPr>
          <w:delText xml:space="preserve">Figure 4: Illustration of the visual output of the </w:delText>
        </w:r>
        <w:r w:rsidRPr="00244A3B" w:rsidDel="003B7E01">
          <w:rPr>
            <w:i/>
            <w:iCs/>
            <w:color w:val="auto"/>
          </w:rPr>
          <w:delText xml:space="preserve">climwin </w:delText>
        </w:r>
        <w:r w:rsidRPr="00244A3B" w:rsidDel="003B7E01">
          <w:rPr>
            <w:color w:val="auto"/>
          </w:rPr>
          <w:delText xml:space="preserve">analyses. Those panels show the model (ΔAICc) for all fitted time windows tried, shown for each combination of Window open (y-axis) and Window close (x-axis) for juvenile period </w:delText>
        </w:r>
        <w:r w:rsidRPr="00244A3B" w:rsidDel="003B7E01">
          <w:rPr>
            <w:b/>
            <w:bCs/>
            <w:color w:val="auto"/>
          </w:rPr>
          <w:delText>(A)</w:delText>
        </w:r>
        <w:r w:rsidRPr="00244A3B" w:rsidDel="003B7E01">
          <w:rPr>
            <w:color w:val="auto"/>
          </w:rPr>
          <w:delText xml:space="preserve">, lactation period </w:delText>
        </w:r>
        <w:r w:rsidRPr="00244A3B" w:rsidDel="003B7E01">
          <w:rPr>
            <w:b/>
            <w:bCs/>
            <w:color w:val="auto"/>
          </w:rPr>
          <w:delText xml:space="preserve">(B) </w:delText>
        </w:r>
        <w:r w:rsidRPr="00244A3B" w:rsidDel="003B7E01">
          <w:rPr>
            <w:color w:val="auto"/>
          </w:rPr>
          <w:delText xml:space="preserve">and gestation period </w:delText>
        </w:r>
        <w:r w:rsidRPr="00244A3B" w:rsidDel="003B7E01">
          <w:rPr>
            <w:b/>
            <w:bCs/>
            <w:color w:val="auto"/>
          </w:rPr>
          <w:delText xml:space="preserve">(C). </w:delText>
        </w:r>
        <w:r w:rsidRPr="00244A3B" w:rsidDel="003B7E01">
          <w:rPr>
            <w:color w:val="auto"/>
          </w:rPr>
          <w:delText xml:space="preserve">Models with the lowest ΔAICc (red) are the best supported (colours show the ΔAICc levels compared to the null model. Strongly supported windows will often be grouped together. </w:delText>
        </w:r>
      </w:del>
    </w:p>
    <w:p w14:paraId="0954835D" w14:textId="695A2E8B" w:rsidR="00294694" w:rsidRPr="00244A3B" w:rsidDel="003B7E01" w:rsidRDefault="00294694" w:rsidP="00244A3B">
      <w:pPr>
        <w:pStyle w:val="Default"/>
        <w:spacing w:before="120" w:after="120"/>
        <w:ind w:firstLine="426"/>
        <w:rPr>
          <w:del w:id="671" w:author="Giulia Masoero" w:date="2022-05-30T15:32:00Z"/>
          <w:color w:val="auto"/>
        </w:rPr>
        <w:pPrChange w:id="672" w:author="Giulia Masoero" w:date="2022-07-01T17:22:00Z">
          <w:pPr>
            <w:pStyle w:val="Default"/>
            <w:spacing w:before="120" w:after="120" w:line="360" w:lineRule="auto"/>
            <w:ind w:firstLine="426"/>
          </w:pPr>
        </w:pPrChange>
      </w:pPr>
      <w:del w:id="673" w:author="Giulia Masoero" w:date="2022-05-30T15:32:00Z">
        <w:r w:rsidRPr="00244A3B" w:rsidDel="003B7E01">
          <w:rPr>
            <w:color w:val="auto"/>
          </w:rPr>
          <w:delText>Table 1</w:delText>
        </w:r>
        <w:r w:rsidRPr="00244A3B" w:rsidDel="003B7E01">
          <w:rPr>
            <w:b/>
            <w:bCs/>
            <w:color w:val="auto"/>
          </w:rPr>
          <w:delText xml:space="preserve">. </w:delText>
        </w:r>
        <w:r w:rsidRPr="00244A3B" w:rsidDel="003B7E01">
          <w:rPr>
            <w:color w:val="auto"/>
          </w:rPr>
          <w:delText xml:space="preserve">The table shows the ΔAICc values, Window Open and Window Close for the best fitted climatic periods for the three life stages (Juvenile, Kid and Gestation) of alpine chamois </w:delText>
        </w:r>
        <w:r w:rsidRPr="00244A3B" w:rsidDel="003B7E01">
          <w:rPr>
            <w:i/>
            <w:iCs/>
            <w:color w:val="auto"/>
          </w:rPr>
          <w:delText>Rupicapra rupicapra</w:delText>
        </w:r>
        <w:r w:rsidRPr="00244A3B" w:rsidDel="003B7E01">
          <w:rPr>
            <w:color w:val="auto"/>
          </w:rPr>
          <w:delText xml:space="preserve">, as well as the length of the windows. </w:delText>
        </w:r>
      </w:del>
    </w:p>
    <w:p w14:paraId="0A404CFF" w14:textId="145E23E0" w:rsidR="00294694" w:rsidRPr="00244A3B" w:rsidDel="003B7E01" w:rsidRDefault="00294694" w:rsidP="00244A3B">
      <w:pPr>
        <w:pStyle w:val="Default"/>
        <w:spacing w:before="120" w:after="120"/>
        <w:ind w:firstLine="426"/>
        <w:rPr>
          <w:del w:id="674" w:author="Giulia Masoero" w:date="2022-05-30T15:32:00Z"/>
          <w:color w:val="auto"/>
        </w:rPr>
        <w:pPrChange w:id="675" w:author="Giulia Masoero" w:date="2022-07-01T17:22:00Z">
          <w:pPr>
            <w:pStyle w:val="Default"/>
            <w:spacing w:before="120" w:after="120" w:line="360" w:lineRule="auto"/>
            <w:ind w:firstLine="426"/>
          </w:pPr>
        </w:pPrChange>
      </w:pPr>
      <w:del w:id="676" w:author="Giulia Masoero" w:date="2022-05-30T15:32:00Z">
        <w:r w:rsidRPr="00244A3B" w:rsidDel="003B7E01">
          <w:rPr>
            <w:b/>
            <w:bCs/>
            <w:color w:val="auto"/>
          </w:rPr>
          <w:delText xml:space="preserve">Relative contribution of altitude,andclimatic conditions during Lactationlife stage and Juvenile life stage </w:delText>
        </w:r>
      </w:del>
    </w:p>
    <w:p w14:paraId="5FD68DAE" w14:textId="20FD048F" w:rsidR="00294694" w:rsidRPr="00244A3B" w:rsidDel="003B7E01" w:rsidRDefault="00294694" w:rsidP="00244A3B">
      <w:pPr>
        <w:pStyle w:val="Default"/>
        <w:spacing w:before="120" w:after="120"/>
        <w:ind w:firstLine="426"/>
        <w:rPr>
          <w:del w:id="677" w:author="Giulia Masoero" w:date="2022-05-30T15:32:00Z"/>
          <w:color w:val="auto"/>
        </w:rPr>
        <w:pPrChange w:id="678" w:author="Giulia Masoero" w:date="2022-07-01T17:22:00Z">
          <w:pPr>
            <w:pStyle w:val="Default"/>
            <w:spacing w:before="120" w:after="120" w:line="360" w:lineRule="auto"/>
            <w:ind w:firstLine="426"/>
          </w:pPr>
        </w:pPrChange>
      </w:pPr>
      <w:del w:id="679" w:author="Giulia Masoero" w:date="2022-05-30T15:32:00Z">
        <w:r w:rsidRPr="00244A3B" w:rsidDel="003B7E01">
          <w:rPr>
            <w:color w:val="auto"/>
          </w:rPr>
          <w:delText xml:space="preserve">The </w:delText>
        </w:r>
        <w:r w:rsidRPr="00244A3B" w:rsidDel="003B7E01">
          <w:rPr>
            <w:i/>
            <w:iCs/>
            <w:color w:val="auto"/>
          </w:rPr>
          <w:delText xml:space="preserve">climwin </w:delText>
        </w:r>
        <w:r w:rsidRPr="00244A3B" w:rsidDel="003B7E01">
          <w:rPr>
            <w:color w:val="auto"/>
          </w:rPr>
          <w:delText xml:space="preserve">analysis was continued by furter investigation of the relative contribution of each life stage, taking into account the sex of individuals as well as the altitude where they were shot. 15 </w:delText>
        </w:r>
      </w:del>
    </w:p>
    <w:p w14:paraId="45062B25" w14:textId="25A49846" w:rsidR="00294694" w:rsidRPr="00244A3B" w:rsidDel="003B7E01" w:rsidRDefault="00294694" w:rsidP="00244A3B">
      <w:pPr>
        <w:pStyle w:val="Default"/>
        <w:spacing w:before="120" w:after="120"/>
        <w:ind w:firstLine="426"/>
        <w:rPr>
          <w:del w:id="680" w:author="Giulia Masoero" w:date="2022-05-30T15:32:00Z"/>
          <w:color w:val="auto"/>
        </w:rPr>
        <w:pPrChange w:id="681" w:author="Giulia Masoero" w:date="2022-07-01T17:22:00Z">
          <w:pPr>
            <w:pStyle w:val="Default"/>
            <w:spacing w:before="120" w:after="120" w:line="360" w:lineRule="auto"/>
            <w:ind w:firstLine="426"/>
          </w:pPr>
        </w:pPrChange>
      </w:pPr>
    </w:p>
    <w:p w14:paraId="18B2099A" w14:textId="2BD11FB6" w:rsidR="00294694" w:rsidRPr="00244A3B" w:rsidDel="003B7E01" w:rsidRDefault="00294694" w:rsidP="00244A3B">
      <w:pPr>
        <w:pStyle w:val="Default"/>
        <w:pageBreakBefore/>
        <w:spacing w:before="120" w:after="120"/>
        <w:ind w:firstLine="426"/>
        <w:rPr>
          <w:del w:id="682" w:author="Giulia Masoero" w:date="2022-05-30T15:32:00Z"/>
          <w:color w:val="auto"/>
        </w:rPr>
        <w:pPrChange w:id="683" w:author="Giulia Masoero" w:date="2022-07-01T17:22:00Z">
          <w:pPr>
            <w:pStyle w:val="Default"/>
            <w:pageBreakBefore/>
            <w:spacing w:before="120" w:after="120" w:line="360" w:lineRule="auto"/>
            <w:ind w:firstLine="426"/>
          </w:pPr>
        </w:pPrChange>
      </w:pPr>
      <w:del w:id="684" w:author="Giulia Masoero" w:date="2022-05-30T15:32:00Z">
        <w:r w:rsidRPr="00244A3B" w:rsidDel="003B7E01">
          <w:rPr>
            <w:color w:val="auto"/>
          </w:rPr>
          <w:delText xml:space="preserve">The results showed that 1.5-year-old male individuals are significantly heavier than female ones (Table 2; Fig. 6A). From the scaled variables, the results show that the altitude has the strongest effect on the weight of chamois (0.486 ± 0.035) (Table 2; Fig, 6B). Furhermore, it looks like with increase of elevation, the weight of individuals also increases (Fig. 6B). Nontheless, the linear effects of ambient temperature during the Lactation and Juvenile period are of similar magnitude as elevation (0.473 ± 0.051 and 0.403 ± 0.051) (Fig. 6C, D). </w:delText>
        </w:r>
      </w:del>
    </w:p>
    <w:p w14:paraId="012726A6" w14:textId="0A60BD6E" w:rsidR="00294694" w:rsidRPr="00244A3B" w:rsidDel="003B7E01" w:rsidRDefault="00294694" w:rsidP="00244A3B">
      <w:pPr>
        <w:pStyle w:val="Default"/>
        <w:spacing w:before="120" w:after="120"/>
        <w:ind w:firstLine="426"/>
        <w:rPr>
          <w:del w:id="685" w:author="Giulia Masoero" w:date="2022-05-30T15:32:00Z"/>
          <w:color w:val="auto"/>
        </w:rPr>
        <w:pPrChange w:id="686" w:author="Giulia Masoero" w:date="2022-07-01T17:22:00Z">
          <w:pPr>
            <w:pStyle w:val="Default"/>
            <w:spacing w:before="120" w:after="120" w:line="360" w:lineRule="auto"/>
            <w:ind w:firstLine="426"/>
          </w:pPr>
        </w:pPrChange>
      </w:pPr>
      <w:del w:id="687" w:author="Giulia Masoero" w:date="2022-05-30T15:32:00Z">
        <w:r w:rsidRPr="00244A3B" w:rsidDel="003B7E01">
          <w:rPr>
            <w:color w:val="auto"/>
          </w:rPr>
          <w:delText xml:space="preserve">The results also show that the increase of ambient temperature during the best climatic windows over the course of the study had a similar effect for both the juvenile and lactation life stages – it led to a drastic decrease of the weight of individuals when the temperatures were increasing up to 21-22 ℃ before the reach of plato, followed by a slight increase of weight. </w:delText>
        </w:r>
      </w:del>
    </w:p>
    <w:p w14:paraId="56026FA4" w14:textId="1194522C" w:rsidR="00294694" w:rsidRPr="00244A3B" w:rsidDel="003B7E01" w:rsidRDefault="00294694" w:rsidP="00244A3B">
      <w:pPr>
        <w:pStyle w:val="Default"/>
        <w:spacing w:before="120" w:after="120"/>
        <w:ind w:firstLine="426"/>
        <w:rPr>
          <w:del w:id="688" w:author="Giulia Masoero" w:date="2022-05-30T15:32:00Z"/>
          <w:color w:val="auto"/>
        </w:rPr>
        <w:pPrChange w:id="689" w:author="Giulia Masoero" w:date="2022-07-01T17:22:00Z">
          <w:pPr>
            <w:pStyle w:val="Default"/>
            <w:spacing w:before="120" w:after="120" w:line="360" w:lineRule="auto"/>
            <w:ind w:firstLine="426"/>
          </w:pPr>
        </w:pPrChange>
      </w:pPr>
      <w:del w:id="690" w:author="Giulia Masoero" w:date="2022-05-30T15:32:00Z">
        <w:r w:rsidRPr="00244A3B" w:rsidDel="003B7E01">
          <w:rPr>
            <w:color w:val="auto"/>
          </w:rPr>
          <w:delText>Table 2</w:delText>
        </w:r>
        <w:r w:rsidRPr="00244A3B" w:rsidDel="003B7E01">
          <w:rPr>
            <w:b/>
            <w:bCs/>
            <w:color w:val="auto"/>
          </w:rPr>
          <w:delText xml:space="preserve">. </w:delText>
        </w:r>
        <w:r w:rsidRPr="00244A3B" w:rsidDel="003B7E01">
          <w:rPr>
            <w:color w:val="auto"/>
          </w:rPr>
          <w:delText xml:space="preserve">The table shows the relative contribution of each factor (sex, elevation, juvenile stage and lactation stage) to the change of weight of chamois, as well as SE and p-values. The values for altitude, juvenile and lactation stage were scaled to ease the comparison of values. 16 </w:delText>
        </w:r>
      </w:del>
    </w:p>
    <w:p w14:paraId="3681CF68" w14:textId="02212533" w:rsidR="00294694" w:rsidRPr="00244A3B" w:rsidDel="003B7E01" w:rsidRDefault="00294694" w:rsidP="00244A3B">
      <w:pPr>
        <w:pStyle w:val="Default"/>
        <w:spacing w:before="120" w:after="120"/>
        <w:ind w:firstLine="426"/>
        <w:rPr>
          <w:del w:id="691" w:author="Giulia Masoero" w:date="2022-05-30T15:32:00Z"/>
          <w:color w:val="auto"/>
        </w:rPr>
        <w:pPrChange w:id="692" w:author="Giulia Masoero" w:date="2022-07-01T17:22:00Z">
          <w:pPr>
            <w:pStyle w:val="Default"/>
            <w:spacing w:before="120" w:after="120" w:line="360" w:lineRule="auto"/>
            <w:ind w:firstLine="426"/>
          </w:pPr>
        </w:pPrChange>
      </w:pPr>
    </w:p>
    <w:p w14:paraId="2CFE8C25" w14:textId="5F7C3B57" w:rsidR="00294694" w:rsidRPr="00244A3B" w:rsidDel="003B7E01" w:rsidRDefault="00294694" w:rsidP="00244A3B">
      <w:pPr>
        <w:pStyle w:val="Default"/>
        <w:pageBreakBefore/>
        <w:spacing w:before="120" w:after="120"/>
        <w:ind w:firstLine="426"/>
        <w:rPr>
          <w:del w:id="693" w:author="Giulia Masoero" w:date="2022-05-30T15:32:00Z"/>
          <w:color w:val="auto"/>
        </w:rPr>
        <w:pPrChange w:id="694" w:author="Giulia Masoero" w:date="2022-07-01T17:22:00Z">
          <w:pPr>
            <w:pStyle w:val="Default"/>
            <w:pageBreakBefore/>
            <w:spacing w:before="120" w:after="120" w:line="360" w:lineRule="auto"/>
            <w:ind w:firstLine="426"/>
          </w:pPr>
        </w:pPrChange>
      </w:pPr>
      <w:del w:id="695" w:author="Giulia Masoero" w:date="2022-05-30T15:32:00Z">
        <w:r w:rsidRPr="00244A3B" w:rsidDel="003B7E01">
          <w:rPr>
            <w:color w:val="auto"/>
          </w:rPr>
          <w:delText xml:space="preserve">Figure 6. </w:delText>
        </w:r>
        <w:r w:rsidRPr="00244A3B" w:rsidDel="003B7E01">
          <w:rPr>
            <w:b/>
            <w:bCs/>
            <w:color w:val="auto"/>
          </w:rPr>
          <w:delText xml:space="preserve">(A) </w:delText>
        </w:r>
        <w:r w:rsidRPr="00244A3B" w:rsidDel="003B7E01">
          <w:rPr>
            <w:color w:val="auto"/>
          </w:rPr>
          <w:delText xml:space="preserve">A graph representing the difference between the mean body weight (kg) of 1.5-year-old female and male chamois. </w:delText>
        </w:r>
        <w:r w:rsidRPr="00244A3B" w:rsidDel="003B7E01">
          <w:rPr>
            <w:b/>
            <w:bCs/>
            <w:color w:val="auto"/>
          </w:rPr>
          <w:delText xml:space="preserve">(B) </w:delText>
        </w:r>
        <w:r w:rsidRPr="00244A3B" w:rsidDel="003B7E01">
          <w:rPr>
            <w:color w:val="auto"/>
          </w:rPr>
          <w:delText xml:space="preserve">The effect of altitude on the body weight (kg) of 1.5-year-old chamois. </w:delText>
        </w:r>
        <w:r w:rsidRPr="00244A3B" w:rsidDel="003B7E01">
          <w:rPr>
            <w:b/>
            <w:bCs/>
            <w:color w:val="auto"/>
          </w:rPr>
          <w:delText xml:space="preserve">(C) </w:delText>
        </w:r>
        <w:r w:rsidRPr="00244A3B" w:rsidDel="003B7E01">
          <w:rPr>
            <w:color w:val="auto"/>
          </w:rPr>
          <w:delText xml:space="preserve">The effect of mean ambient temperature (℃) for the best climatic window for Lactation life stage of chamois, during which weight of kids was most strongly affected by climate, over the course of the study (1992 – 2018). </w:delText>
        </w:r>
        <w:r w:rsidRPr="00244A3B" w:rsidDel="003B7E01">
          <w:rPr>
            <w:b/>
            <w:bCs/>
            <w:color w:val="auto"/>
          </w:rPr>
          <w:delText xml:space="preserve">(D) </w:delText>
        </w:r>
        <w:r w:rsidRPr="00244A3B" w:rsidDel="003B7E01">
          <w:rPr>
            <w:color w:val="auto"/>
          </w:rPr>
          <w:delText xml:space="preserve">The effect of mean ambient temperature (℃) for the best climatic window for Juvenile life stage of chamois, during which weight of individuals was most strongly affected by climate, over the course of the study (1992 – 2018). </w:delText>
        </w:r>
      </w:del>
    </w:p>
    <w:p w14:paraId="3C53263B" w14:textId="033C0F77" w:rsidR="00294694" w:rsidRPr="00244A3B" w:rsidDel="003B7E01" w:rsidRDefault="00294694" w:rsidP="00244A3B">
      <w:pPr>
        <w:pStyle w:val="Default"/>
        <w:spacing w:before="120" w:after="120"/>
        <w:ind w:firstLine="426"/>
        <w:rPr>
          <w:del w:id="696" w:author="Giulia Masoero" w:date="2022-05-30T15:32:00Z"/>
          <w:color w:val="auto"/>
        </w:rPr>
        <w:pPrChange w:id="697" w:author="Giulia Masoero" w:date="2022-07-01T17:22:00Z">
          <w:pPr>
            <w:pStyle w:val="Default"/>
            <w:spacing w:before="120" w:after="120" w:line="360" w:lineRule="auto"/>
            <w:ind w:firstLine="426"/>
          </w:pPr>
        </w:pPrChange>
      </w:pPr>
      <w:del w:id="698" w:author="Giulia Masoero" w:date="2022-05-30T15:32:00Z">
        <w:r w:rsidRPr="00244A3B" w:rsidDel="003B7E01">
          <w:rPr>
            <w:b/>
            <w:bCs/>
            <w:color w:val="auto"/>
          </w:rPr>
          <w:delText xml:space="preserve">Discussion </w:delText>
        </w:r>
      </w:del>
    </w:p>
    <w:p w14:paraId="5CEE8783" w14:textId="474ADA0C" w:rsidR="00294694" w:rsidRPr="00244A3B" w:rsidDel="003B7E01" w:rsidRDefault="00294694" w:rsidP="00244A3B">
      <w:pPr>
        <w:pStyle w:val="Default"/>
        <w:spacing w:before="120" w:after="120"/>
        <w:ind w:firstLine="426"/>
        <w:rPr>
          <w:del w:id="699" w:author="Giulia Masoero" w:date="2022-05-30T15:32:00Z"/>
          <w:color w:val="auto"/>
        </w:rPr>
        <w:pPrChange w:id="700" w:author="Giulia Masoero" w:date="2022-07-01T17:22:00Z">
          <w:pPr>
            <w:pStyle w:val="Default"/>
            <w:spacing w:before="120" w:after="120" w:line="360" w:lineRule="auto"/>
            <w:ind w:firstLine="426"/>
          </w:pPr>
        </w:pPrChange>
      </w:pPr>
      <w:del w:id="701" w:author="Giulia Masoero" w:date="2022-05-30T15:32:00Z">
        <w:r w:rsidRPr="00244A3B" w:rsidDel="003B7E01">
          <w:rPr>
            <w:color w:val="auto"/>
          </w:rPr>
          <w:delText>The results from this study showed that the body weight of Alpine chamois (</w:delText>
        </w:r>
        <w:r w:rsidRPr="00244A3B" w:rsidDel="003B7E01">
          <w:rPr>
            <w:i/>
            <w:iCs/>
            <w:color w:val="auto"/>
          </w:rPr>
          <w:delText xml:space="preserve">Rupicapra rupicapra) </w:delText>
        </w:r>
        <w:r w:rsidRPr="00244A3B" w:rsidDel="003B7E01">
          <w:rPr>
            <w:color w:val="auto"/>
          </w:rPr>
          <w:delText xml:space="preserve">in the Ticino canton in the Swiss Alps has been gradually decreasing from 1992 17 </w:delText>
        </w:r>
      </w:del>
    </w:p>
    <w:p w14:paraId="45D1A3E0" w14:textId="1D9BCCF6" w:rsidR="00294694" w:rsidRPr="00244A3B" w:rsidDel="003B7E01" w:rsidRDefault="00294694" w:rsidP="00244A3B">
      <w:pPr>
        <w:pStyle w:val="Default"/>
        <w:spacing w:before="120" w:after="120"/>
        <w:ind w:firstLine="426"/>
        <w:rPr>
          <w:del w:id="702" w:author="Giulia Masoero" w:date="2022-05-30T15:32:00Z"/>
          <w:color w:val="auto"/>
        </w:rPr>
        <w:pPrChange w:id="703" w:author="Giulia Masoero" w:date="2022-07-01T17:22:00Z">
          <w:pPr>
            <w:pStyle w:val="Default"/>
            <w:spacing w:before="120" w:after="120" w:line="360" w:lineRule="auto"/>
            <w:ind w:firstLine="426"/>
          </w:pPr>
        </w:pPrChange>
      </w:pPr>
    </w:p>
    <w:p w14:paraId="1688A8D0" w14:textId="216DC625" w:rsidR="00294694" w:rsidRPr="00244A3B" w:rsidDel="003B7E01" w:rsidRDefault="00294694" w:rsidP="00244A3B">
      <w:pPr>
        <w:pStyle w:val="Default"/>
        <w:pageBreakBefore/>
        <w:spacing w:before="120" w:after="120"/>
        <w:ind w:firstLine="426"/>
        <w:rPr>
          <w:del w:id="704" w:author="Giulia Masoero" w:date="2022-05-30T15:32:00Z"/>
          <w:color w:val="auto"/>
        </w:rPr>
        <w:pPrChange w:id="705" w:author="Giulia Masoero" w:date="2022-07-01T17:22:00Z">
          <w:pPr>
            <w:pStyle w:val="Default"/>
            <w:pageBreakBefore/>
            <w:spacing w:before="120" w:after="120" w:line="360" w:lineRule="auto"/>
            <w:ind w:firstLine="426"/>
          </w:pPr>
        </w:pPrChange>
      </w:pPr>
      <w:del w:id="706" w:author="Giulia Masoero" w:date="2022-05-30T15:32:00Z">
        <w:r w:rsidRPr="00244A3B" w:rsidDel="003B7E01">
          <w:rPr>
            <w:color w:val="auto"/>
          </w:rPr>
          <w:delText xml:space="preserve">until 2018 while the mean ambient temperatures have been increasing. The long-term shrinking body size of chamois seems to be connected to increasing summer ambient temperatures during the crucial early growth stages. The first summer of independent foraging of juvenile chamois is the most important period, followed by the lactation period. What is more, it was found that the ambient temperatures during the gestation period do not seem to influence the growth of chamois. In addition, the species showed sexual dimorphism in weight that is already apparent at the kid-juvenile stages. Lastly, it was found that at higher elevation, thus colder environment, chamois are bigger. </w:delText>
        </w:r>
      </w:del>
    </w:p>
    <w:p w14:paraId="13C0DE46" w14:textId="2F622B7F" w:rsidR="00294694" w:rsidRPr="00244A3B" w:rsidDel="003B7E01" w:rsidRDefault="00294694" w:rsidP="00244A3B">
      <w:pPr>
        <w:pStyle w:val="Default"/>
        <w:spacing w:before="120" w:after="120"/>
        <w:ind w:firstLine="426"/>
        <w:rPr>
          <w:del w:id="707" w:author="Giulia Masoero" w:date="2022-05-30T15:32:00Z"/>
          <w:color w:val="auto"/>
        </w:rPr>
        <w:pPrChange w:id="708" w:author="Giulia Masoero" w:date="2022-07-01T17:22:00Z">
          <w:pPr>
            <w:pStyle w:val="Default"/>
            <w:spacing w:before="120" w:after="120" w:line="360" w:lineRule="auto"/>
            <w:ind w:firstLine="426"/>
          </w:pPr>
        </w:pPrChange>
      </w:pPr>
      <w:del w:id="709" w:author="Giulia Masoero" w:date="2022-05-30T15:32:00Z">
        <w:r w:rsidRPr="00244A3B" w:rsidDel="003B7E01">
          <w:rPr>
            <w:b/>
            <w:bCs/>
            <w:color w:val="auto"/>
          </w:rPr>
          <w:delText>Lack of evidence of effect of ambient temperature during Gestation period</w:delText>
        </w:r>
      </w:del>
    </w:p>
    <w:p w14:paraId="691BEB6F" w14:textId="6E896BED" w:rsidR="00294694" w:rsidRPr="00244A3B" w:rsidDel="003B7E01" w:rsidRDefault="00294694" w:rsidP="00244A3B">
      <w:pPr>
        <w:pStyle w:val="Default"/>
        <w:spacing w:before="120" w:after="120"/>
        <w:ind w:firstLine="426"/>
        <w:rPr>
          <w:del w:id="710" w:author="Giulia Masoero" w:date="2022-05-30T15:32:00Z"/>
          <w:color w:val="auto"/>
        </w:rPr>
        <w:pPrChange w:id="711" w:author="Giulia Masoero" w:date="2022-07-01T17:22:00Z">
          <w:pPr>
            <w:pStyle w:val="Default"/>
            <w:spacing w:before="120" w:after="120" w:line="360" w:lineRule="auto"/>
            <w:ind w:firstLine="426"/>
          </w:pPr>
        </w:pPrChange>
      </w:pPr>
      <w:del w:id="712" w:author="Giulia Masoero" w:date="2022-05-30T15:32:00Z">
        <w:r w:rsidRPr="00244A3B" w:rsidDel="003B7E01">
          <w:rPr>
            <w:color w:val="auto"/>
          </w:rPr>
          <w:delText xml:space="preserve">Our results showed that the mean ambient temperatures during the gestation period do not have a significant effect on the development and growth of young chamois. In line with our findings, Chirichella et al., (2021) suggested that the main problem of rising temperatures is the effect they have on the survival of the young, once they are born, rather than during pregnancy. Their study on chamois found that change in temperature does not affect the condition of mothers significantly and reproduction in females remains stable with rising temperatures. </w:delText>
        </w:r>
      </w:del>
    </w:p>
    <w:p w14:paraId="6F23F084" w14:textId="00685B3E" w:rsidR="00294694" w:rsidRPr="00244A3B" w:rsidDel="003B7E01" w:rsidRDefault="00294694" w:rsidP="00244A3B">
      <w:pPr>
        <w:pStyle w:val="Default"/>
        <w:spacing w:before="120" w:after="120"/>
        <w:ind w:firstLine="426"/>
        <w:rPr>
          <w:del w:id="713" w:author="Giulia Masoero" w:date="2022-05-30T15:32:00Z"/>
          <w:color w:val="auto"/>
        </w:rPr>
        <w:pPrChange w:id="714" w:author="Giulia Masoero" w:date="2022-07-01T17:22:00Z">
          <w:pPr>
            <w:pStyle w:val="Default"/>
            <w:spacing w:before="120" w:after="120" w:line="360" w:lineRule="auto"/>
            <w:ind w:firstLine="426"/>
          </w:pPr>
        </w:pPrChange>
      </w:pPr>
      <w:del w:id="715" w:author="Giulia Masoero" w:date="2022-05-30T15:32:00Z">
        <w:r w:rsidRPr="00244A3B" w:rsidDel="003B7E01">
          <w:rPr>
            <w:color w:val="auto"/>
          </w:rPr>
          <w:delText xml:space="preserve">Chamois are endotherms, meaning that their bodies maintain constant body temperature, independent of the environment. It has been suggested that in mammals, mothers are able to buffer environmental changes by reducing the circadian variation of core body temperature (Wharfe et al., 2016). Another suggestion is that mothers may be able to suppress the febrile response (a controlled increase of body temperature, caused by elevation of the hypothalamic set (Zampronio et al., 2015)) to protect the embryo from thermal stress (Begg et al., 2007). One theory by (Nord &amp; Giroud, 2020) proposed that if the thermal conditions during and after pregnancy are matching, this might result in the success of the offspring. However, the long-term effect of thermal challenges in mammals remains poorly understood and more research on the topic is needed. 18 </w:delText>
        </w:r>
      </w:del>
    </w:p>
    <w:p w14:paraId="50CEE712" w14:textId="3E8109A1" w:rsidR="00294694" w:rsidRPr="00244A3B" w:rsidDel="003B7E01" w:rsidRDefault="00294694" w:rsidP="00244A3B">
      <w:pPr>
        <w:pStyle w:val="Default"/>
        <w:spacing w:before="120" w:after="120"/>
        <w:ind w:firstLine="426"/>
        <w:rPr>
          <w:del w:id="716" w:author="Giulia Masoero" w:date="2022-05-30T15:32:00Z"/>
          <w:color w:val="auto"/>
        </w:rPr>
        <w:pPrChange w:id="717" w:author="Giulia Masoero" w:date="2022-07-01T17:22:00Z">
          <w:pPr>
            <w:pStyle w:val="Default"/>
            <w:spacing w:before="120" w:after="120" w:line="360" w:lineRule="auto"/>
            <w:ind w:firstLine="426"/>
          </w:pPr>
        </w:pPrChange>
      </w:pPr>
    </w:p>
    <w:p w14:paraId="2C8385C4" w14:textId="05984AA6" w:rsidR="00294694" w:rsidRPr="00244A3B" w:rsidDel="003B7E01" w:rsidRDefault="00294694" w:rsidP="00244A3B">
      <w:pPr>
        <w:pStyle w:val="Default"/>
        <w:pageBreakBefore/>
        <w:spacing w:before="120" w:after="120"/>
        <w:ind w:firstLine="426"/>
        <w:rPr>
          <w:del w:id="718" w:author="Giulia Masoero" w:date="2022-05-30T15:32:00Z"/>
          <w:color w:val="auto"/>
        </w:rPr>
        <w:pPrChange w:id="719" w:author="Giulia Masoero" w:date="2022-07-01T17:22:00Z">
          <w:pPr>
            <w:pStyle w:val="Default"/>
            <w:pageBreakBefore/>
            <w:spacing w:before="120" w:after="120" w:line="360" w:lineRule="auto"/>
            <w:ind w:firstLine="426"/>
          </w:pPr>
        </w:pPrChange>
      </w:pPr>
      <w:del w:id="720" w:author="Giulia Masoero" w:date="2022-05-30T15:32:00Z">
        <w:r w:rsidRPr="00244A3B" w:rsidDel="003B7E01">
          <w:rPr>
            <w:b/>
            <w:bCs/>
            <w:color w:val="auto"/>
          </w:rPr>
          <w:delText>Effect of ambient temperature during Lactationperiod</w:delText>
        </w:r>
      </w:del>
    </w:p>
    <w:p w14:paraId="4CAF7D14" w14:textId="4F587B40" w:rsidR="00294694" w:rsidRPr="00244A3B" w:rsidDel="003B7E01" w:rsidRDefault="00294694" w:rsidP="00244A3B">
      <w:pPr>
        <w:pStyle w:val="Default"/>
        <w:spacing w:before="120" w:after="120"/>
        <w:ind w:firstLine="426"/>
        <w:rPr>
          <w:del w:id="721" w:author="Giulia Masoero" w:date="2022-05-30T15:32:00Z"/>
          <w:color w:val="auto"/>
        </w:rPr>
        <w:pPrChange w:id="722" w:author="Giulia Masoero" w:date="2022-07-01T17:22:00Z">
          <w:pPr>
            <w:pStyle w:val="Default"/>
            <w:spacing w:before="120" w:after="120" w:line="360" w:lineRule="auto"/>
            <w:ind w:firstLine="426"/>
          </w:pPr>
        </w:pPrChange>
      </w:pPr>
      <w:del w:id="723" w:author="Giulia Masoero" w:date="2022-05-30T15:32:00Z">
        <w:r w:rsidRPr="00244A3B" w:rsidDel="003B7E01">
          <w:rPr>
            <w:color w:val="auto"/>
          </w:rPr>
          <w:delText xml:space="preserve">Chamois kids are usually born during the period end of May/beginning of June, and the results from this study showed that the temperatures immediately after birth (from 1st of June until 29th of June) are crucial for the development of individuals. During the first few weeks of kids’ growth, mothers are at the peak of lactation which is largely associated with peak vegetative abundance (Robbins &amp; Robbins, 1979). According to a study by Chirichella et al. (2021), due to climate change, births of chamois no longer coincide with the highest pick of vegetation growth. The lack of resources for the mother during lactation period might influence the energy she invests into nursing which may affect kid body growth. Furhermore, it has been suggested that fast adaptation to this change is unlikely, as annual birth peaks of herbivores are mainly influenced by the length of days, not by the availability of resources (Post &amp; Forchhammer, 2008). </w:delText>
        </w:r>
      </w:del>
    </w:p>
    <w:p w14:paraId="035E500C" w14:textId="7A726EDA" w:rsidR="00294694" w:rsidRPr="00244A3B" w:rsidDel="003B7E01" w:rsidRDefault="00294694" w:rsidP="00244A3B">
      <w:pPr>
        <w:pStyle w:val="Default"/>
        <w:spacing w:before="120" w:after="120"/>
        <w:ind w:firstLine="426"/>
        <w:rPr>
          <w:del w:id="724" w:author="Giulia Masoero" w:date="2022-05-30T15:32:00Z"/>
          <w:color w:val="auto"/>
        </w:rPr>
        <w:pPrChange w:id="725" w:author="Giulia Masoero" w:date="2022-07-01T17:22:00Z">
          <w:pPr>
            <w:pStyle w:val="Default"/>
            <w:spacing w:before="120" w:after="120" w:line="360" w:lineRule="auto"/>
            <w:ind w:firstLine="426"/>
          </w:pPr>
        </w:pPrChange>
      </w:pPr>
      <w:del w:id="726" w:author="Giulia Masoero" w:date="2022-05-30T15:32:00Z">
        <w:r w:rsidRPr="00244A3B" w:rsidDel="003B7E01">
          <w:rPr>
            <w:color w:val="auto"/>
          </w:rPr>
          <w:delText xml:space="preserve">The change in ambient temperature might also affect the amount of milk produced by mothers. There are not many studies examining the effect of heat stress on the milk production of Alpine chamois, but numerous studies, conducted with other ungulates, have suggested that an increase in temperature and humidity have a negative effect on milk yield. A study on Murrah buffaloes in India, found that milk production can be reduced to up to 30% during the days after a significant increase in ambient temperature (Upadhyay et al., 2007). That study was conducted in an environment with extreme heat changes, but another study found that even mild changes in climate can impact the milk production in Holstein dairy cows in temperate climate conditions (Gorniak et al., 2014). The researchers suggested that one reason for this might be that heat stress causes animals to reduce dry matter intake (DMI) which results in reduced milk production. Another reason might be result of changes in nutrient partitioning by the animals due to increased ambient temperatures. Heat stress might lead to a decrease of the amount of adipose tissue in lactating animals, which leaves glucose as their main energy resource for milk 19 </w:delText>
        </w:r>
      </w:del>
    </w:p>
    <w:p w14:paraId="54317F6D" w14:textId="13139902" w:rsidR="00294694" w:rsidRPr="00244A3B" w:rsidDel="003B7E01" w:rsidRDefault="00294694" w:rsidP="00244A3B">
      <w:pPr>
        <w:pStyle w:val="Default"/>
        <w:spacing w:before="120" w:after="120"/>
        <w:ind w:firstLine="426"/>
        <w:rPr>
          <w:del w:id="727" w:author="Giulia Masoero" w:date="2022-05-30T15:32:00Z"/>
          <w:color w:val="auto"/>
        </w:rPr>
        <w:pPrChange w:id="728" w:author="Giulia Masoero" w:date="2022-07-01T17:22:00Z">
          <w:pPr>
            <w:pStyle w:val="Default"/>
            <w:spacing w:before="120" w:after="120" w:line="360" w:lineRule="auto"/>
            <w:ind w:firstLine="426"/>
          </w:pPr>
        </w:pPrChange>
      </w:pPr>
    </w:p>
    <w:p w14:paraId="09F252BD" w14:textId="25FEF3AA" w:rsidR="00294694" w:rsidRPr="00244A3B" w:rsidDel="003B7E01" w:rsidRDefault="00294694" w:rsidP="00244A3B">
      <w:pPr>
        <w:pStyle w:val="Default"/>
        <w:pageBreakBefore/>
        <w:spacing w:before="120" w:after="120"/>
        <w:ind w:firstLine="426"/>
        <w:rPr>
          <w:del w:id="729" w:author="Giulia Masoero" w:date="2022-05-30T15:32:00Z"/>
          <w:color w:val="auto"/>
        </w:rPr>
        <w:pPrChange w:id="730" w:author="Giulia Masoero" w:date="2022-07-01T17:22:00Z">
          <w:pPr>
            <w:pStyle w:val="Default"/>
            <w:pageBreakBefore/>
            <w:spacing w:before="120" w:after="120" w:line="360" w:lineRule="auto"/>
            <w:ind w:firstLine="426"/>
          </w:pPr>
        </w:pPrChange>
      </w:pPr>
      <w:del w:id="731" w:author="Giulia Masoero" w:date="2022-05-30T15:32:00Z">
        <w:r w:rsidRPr="00244A3B" w:rsidDel="003B7E01">
          <w:rPr>
            <w:color w:val="auto"/>
          </w:rPr>
          <w:delText xml:space="preserve">production (Baumgard &amp; Rhoads, 2012; Rhoads et al., 2009). Milk composition can also be affected by climate change. According to Brügemann et al., (2012) the main reason for change in nutrient content might be heat stress and reduced DMI. As a result, a significant decline in milk protein and fat content has been noticed (Gantner et al., 2011; Knapp &amp; Grummer, 1991). </w:delText>
        </w:r>
      </w:del>
    </w:p>
    <w:p w14:paraId="305CE3D8" w14:textId="19EB1934" w:rsidR="00294694" w:rsidRPr="00244A3B" w:rsidDel="003B7E01" w:rsidRDefault="00294694" w:rsidP="00244A3B">
      <w:pPr>
        <w:pStyle w:val="Default"/>
        <w:spacing w:before="120" w:after="120"/>
        <w:ind w:firstLine="426"/>
        <w:rPr>
          <w:del w:id="732" w:author="Giulia Masoero" w:date="2022-05-30T15:32:00Z"/>
          <w:color w:val="auto"/>
        </w:rPr>
        <w:pPrChange w:id="733" w:author="Giulia Masoero" w:date="2022-07-01T17:22:00Z">
          <w:pPr>
            <w:pStyle w:val="Default"/>
            <w:spacing w:before="120" w:after="120" w:line="360" w:lineRule="auto"/>
            <w:ind w:firstLine="426"/>
          </w:pPr>
        </w:pPrChange>
      </w:pPr>
      <w:del w:id="734" w:author="Giulia Masoero" w:date="2022-05-30T15:32:00Z">
        <w:r w:rsidRPr="00244A3B" w:rsidDel="003B7E01">
          <w:rPr>
            <w:color w:val="auto"/>
          </w:rPr>
          <w:delText xml:space="preserve">The temperatures in Ticino in June are high, therefore, there might have been heat waves that caused chamois mothers to reduce their DMI, which could have resulted in decline in milk amount and milk nutrients available for their kids. That, combined with the vulnerable state of the new-born chamois, might be the reason for the gradual decline in the weight of chamois kids during the lactation period over time. However, those are only suggestions, based on previous studies on different ungulates. More studies, examining the milk production of female chamois, close to giving birth and after giving birth, will help scientist understand the effect of climate change on milk production and therefore on the development of offspring. However, this can be complicated, as the data for this study was collected from hunting bag record from the hunting period in September when no pregnant animals could be found. We suggest a capture-mark-recapture method during the period May/June, when calves are being born, for future data collection in the Ticino canton. This suggestion is based on a study, examining pregnant reindeers in Svalbard, since the approach for it was effective while avoiding culling of animals (Veiberg et al., 2017). They marked female calves in their first winter and recaptured them each year to check whether they were pregnant by examining the progesterone levels in their blood plasma. The capture-mark-recapture method might be a good approach for examining the change of nutrients in the milk of lactating female chamois. </w:delText>
        </w:r>
      </w:del>
    </w:p>
    <w:p w14:paraId="769D9E5F" w14:textId="118DE952" w:rsidR="00294694" w:rsidRPr="00244A3B" w:rsidDel="003B7E01" w:rsidRDefault="00294694" w:rsidP="00244A3B">
      <w:pPr>
        <w:pStyle w:val="Default"/>
        <w:spacing w:before="120" w:after="120"/>
        <w:ind w:firstLine="426"/>
        <w:rPr>
          <w:del w:id="735" w:author="Giulia Masoero" w:date="2022-05-30T15:32:00Z"/>
          <w:color w:val="auto"/>
        </w:rPr>
        <w:pPrChange w:id="736" w:author="Giulia Masoero" w:date="2022-07-01T17:22:00Z">
          <w:pPr>
            <w:pStyle w:val="Default"/>
            <w:spacing w:before="120" w:after="120" w:line="360" w:lineRule="auto"/>
            <w:ind w:firstLine="426"/>
          </w:pPr>
        </w:pPrChange>
      </w:pPr>
      <w:del w:id="737" w:author="Giulia Masoero" w:date="2022-05-30T15:32:00Z">
        <w:r w:rsidRPr="00244A3B" w:rsidDel="003B7E01">
          <w:rPr>
            <w:b/>
            <w:bCs/>
            <w:color w:val="auto"/>
          </w:rPr>
          <w:delText>Effect of ambient temperature during Juvenileperiod</w:delText>
        </w:r>
      </w:del>
    </w:p>
    <w:p w14:paraId="17D1989A" w14:textId="4B2335E5" w:rsidR="00294694" w:rsidRPr="00244A3B" w:rsidDel="003B7E01" w:rsidRDefault="00294694" w:rsidP="00244A3B">
      <w:pPr>
        <w:pStyle w:val="Default"/>
        <w:spacing w:before="120" w:after="120"/>
        <w:ind w:firstLine="426"/>
        <w:rPr>
          <w:del w:id="738" w:author="Giulia Masoero" w:date="2022-05-30T15:32:00Z"/>
          <w:color w:val="auto"/>
        </w:rPr>
        <w:pPrChange w:id="739" w:author="Giulia Masoero" w:date="2022-07-01T17:22:00Z">
          <w:pPr>
            <w:pStyle w:val="Default"/>
            <w:spacing w:before="120" w:after="120" w:line="360" w:lineRule="auto"/>
            <w:ind w:firstLine="426"/>
          </w:pPr>
        </w:pPrChange>
      </w:pPr>
      <w:del w:id="740" w:author="Giulia Masoero" w:date="2022-05-30T15:32:00Z">
        <w:r w:rsidRPr="00244A3B" w:rsidDel="003B7E01">
          <w:rPr>
            <w:color w:val="auto"/>
          </w:rPr>
          <w:delText xml:space="preserve">The results from this study showed that the temperatures during the first summer after the chamois have been weaned are the most important for the change in their weight. This is the time when juveniles are foraging on their own for the first time after weaning and after the cold 20 </w:delText>
        </w:r>
      </w:del>
    </w:p>
    <w:p w14:paraId="5ED8099C" w14:textId="20D77938" w:rsidR="00294694" w:rsidRPr="00244A3B" w:rsidDel="003B7E01" w:rsidRDefault="00294694" w:rsidP="00244A3B">
      <w:pPr>
        <w:pStyle w:val="Default"/>
        <w:spacing w:before="120" w:after="120"/>
        <w:ind w:firstLine="426"/>
        <w:rPr>
          <w:del w:id="741" w:author="Giulia Masoero" w:date="2022-05-30T15:32:00Z"/>
          <w:color w:val="auto"/>
        </w:rPr>
        <w:pPrChange w:id="742" w:author="Giulia Masoero" w:date="2022-07-01T17:22:00Z">
          <w:pPr>
            <w:pStyle w:val="Default"/>
            <w:spacing w:before="120" w:after="120" w:line="360" w:lineRule="auto"/>
            <w:ind w:firstLine="426"/>
          </w:pPr>
        </w:pPrChange>
      </w:pPr>
    </w:p>
    <w:p w14:paraId="20F59252" w14:textId="07121029" w:rsidR="00294694" w:rsidRPr="00244A3B" w:rsidDel="003B7E01" w:rsidRDefault="00294694" w:rsidP="00244A3B">
      <w:pPr>
        <w:pStyle w:val="Default"/>
        <w:pageBreakBefore/>
        <w:spacing w:before="120" w:after="120"/>
        <w:ind w:firstLine="426"/>
        <w:rPr>
          <w:del w:id="743" w:author="Giulia Masoero" w:date="2022-05-30T15:32:00Z"/>
          <w:color w:val="auto"/>
        </w:rPr>
        <w:pPrChange w:id="744" w:author="Giulia Masoero" w:date="2022-07-01T17:22:00Z">
          <w:pPr>
            <w:pStyle w:val="Default"/>
            <w:pageBreakBefore/>
            <w:spacing w:before="120" w:after="120" w:line="360" w:lineRule="auto"/>
            <w:ind w:firstLine="426"/>
          </w:pPr>
        </w:pPrChange>
      </w:pPr>
      <w:del w:id="745" w:author="Giulia Masoero" w:date="2022-05-30T15:32:00Z">
        <w:r w:rsidRPr="00244A3B" w:rsidDel="003B7E01">
          <w:rPr>
            <w:color w:val="auto"/>
          </w:rPr>
          <w:delText xml:space="preserve">season. They invest all the acquired energy from food into growth, instead of reproduction and therefore, that period is crucial for their development. However, according to our results, the effect of temperatures during this period is not much stronger than the effect of temperatures during the lactation period. This might be because during lactation, they get a lot of care from their mothers, compared to the period after weaning. A study by (Rughetti &amp; Festa-Bianchet, 2012) found that the increase in spring-summer ambient temperatures during the first two years of chamois lives have a negative effect on their weight which is consistent with the findings from our study. The researchers suggested that this is an ecological response to high temperatures and if the temperatures keep rising in subsequent years, it could lead to evolutionary pressure with long-term effects on the life history of chamois. </w:delText>
        </w:r>
      </w:del>
    </w:p>
    <w:p w14:paraId="07FB15CE" w14:textId="46B22D10" w:rsidR="00294694" w:rsidRPr="00244A3B" w:rsidDel="003B7E01" w:rsidRDefault="00294694" w:rsidP="00244A3B">
      <w:pPr>
        <w:pStyle w:val="Default"/>
        <w:spacing w:before="120" w:after="120"/>
        <w:ind w:firstLine="426"/>
        <w:rPr>
          <w:del w:id="746" w:author="Giulia Masoero" w:date="2022-05-30T15:32:00Z"/>
          <w:color w:val="auto"/>
        </w:rPr>
        <w:pPrChange w:id="747" w:author="Giulia Masoero" w:date="2022-07-01T17:22:00Z">
          <w:pPr>
            <w:pStyle w:val="Default"/>
            <w:spacing w:before="120" w:after="120" w:line="360" w:lineRule="auto"/>
            <w:ind w:firstLine="426"/>
          </w:pPr>
        </w:pPrChange>
      </w:pPr>
      <w:del w:id="748" w:author="Giulia Masoero" w:date="2022-05-30T15:32:00Z">
        <w:r w:rsidRPr="00244A3B" w:rsidDel="003B7E01">
          <w:rPr>
            <w:color w:val="auto"/>
          </w:rPr>
          <w:delText xml:space="preserve">The temperatures from the 8th of June until the 20th of July seem to be particularly important for the development of chamois during the juvenile period. The sunniest and the hottest days of the year in the Ticino canton are registered during June and July. During those months, the resource availability is supposed to be at its peak. The most common suggestion for the shift in size in herbivorous animals is the reduced quality and amount of vegetation due to climate change (Gardner et al., 2011; Sheridan &amp; Bickford, 2011). According to Sheridan and Bickford (2011) the increase in temperatures can lead to water limitations which can affect respiration and plant growth and nutrients. Reduced food nutrients and foraging area can potentially limit body growth in large ungulates; however, this has not been found to be the case when it comes to Alpine chamois. Instead, it has been proposed that changes in climate in the Alps can directly limit the ability of chamois to acquire resources since rising temperatures may cause heat stress and can result in animals spending less time foraging and more time resting during the day (Mason, Apollonio, et al., 2014). Therefore, the heat stress may force juveniles to change their activity pattern. However, chamois have been found to reduce their overall foraging time when the temperatures are high, not only during the day (Tom H.E. Mason et al., 2014). 21 </w:delText>
        </w:r>
      </w:del>
    </w:p>
    <w:p w14:paraId="46803449" w14:textId="3C779CD9" w:rsidR="00294694" w:rsidRPr="00244A3B" w:rsidDel="003B7E01" w:rsidRDefault="00294694" w:rsidP="00244A3B">
      <w:pPr>
        <w:pStyle w:val="Default"/>
        <w:spacing w:before="120" w:after="120"/>
        <w:ind w:firstLine="426"/>
        <w:rPr>
          <w:del w:id="749" w:author="Giulia Masoero" w:date="2022-05-30T15:32:00Z"/>
          <w:color w:val="auto"/>
        </w:rPr>
        <w:pPrChange w:id="750" w:author="Giulia Masoero" w:date="2022-07-01T17:22:00Z">
          <w:pPr>
            <w:pStyle w:val="Default"/>
            <w:spacing w:before="120" w:after="120" w:line="360" w:lineRule="auto"/>
            <w:ind w:firstLine="426"/>
          </w:pPr>
        </w:pPrChange>
      </w:pPr>
    </w:p>
    <w:p w14:paraId="3F62B40E" w14:textId="2B0F8E5F" w:rsidR="00294694" w:rsidRPr="00244A3B" w:rsidDel="003B7E01" w:rsidRDefault="00294694" w:rsidP="00244A3B">
      <w:pPr>
        <w:pStyle w:val="Default"/>
        <w:pageBreakBefore/>
        <w:spacing w:before="120" w:after="120"/>
        <w:ind w:firstLine="426"/>
        <w:rPr>
          <w:del w:id="751" w:author="Giulia Masoero" w:date="2022-05-30T15:32:00Z"/>
          <w:color w:val="auto"/>
        </w:rPr>
        <w:pPrChange w:id="752" w:author="Giulia Masoero" w:date="2022-07-01T17:22:00Z">
          <w:pPr>
            <w:pStyle w:val="Default"/>
            <w:pageBreakBefore/>
            <w:spacing w:before="120" w:after="120" w:line="360" w:lineRule="auto"/>
            <w:ind w:firstLine="426"/>
          </w:pPr>
        </w:pPrChange>
      </w:pPr>
      <w:del w:id="753" w:author="Giulia Masoero" w:date="2022-05-30T15:32:00Z">
        <w:r w:rsidRPr="00244A3B" w:rsidDel="003B7E01">
          <w:rPr>
            <w:color w:val="auto"/>
          </w:rPr>
          <w:delText xml:space="preserve">Population density and competition for forage after weaning has also been suggested to influence yearlings’ body mass (Mason, Apollonio, et al., 2014). According to Mason, Apollonio, et al., (2014), as a result of the stricter hunting control, the intraspecific competition for resources might have led to reduced food intake by individuals which could have resulted in decrease in weight. The effect might be particularly strong on yearlings since they acquire resources directly for the first time after weaning and this makes them vulnerable. However, the analyses in this study did not account for changes in population density due to the lack of data. A deeper insight on the matter would require future studies to account for intraspecific competition, related to climate change. </w:delText>
        </w:r>
      </w:del>
    </w:p>
    <w:p w14:paraId="48A24744" w14:textId="35C90FCD" w:rsidR="00294694" w:rsidRPr="00244A3B" w:rsidDel="003B7E01" w:rsidRDefault="00294694" w:rsidP="00244A3B">
      <w:pPr>
        <w:pStyle w:val="Default"/>
        <w:spacing w:before="120" w:after="120"/>
        <w:ind w:firstLine="426"/>
        <w:rPr>
          <w:del w:id="754" w:author="Giulia Masoero" w:date="2022-05-30T15:32:00Z"/>
          <w:color w:val="auto"/>
        </w:rPr>
        <w:pPrChange w:id="755" w:author="Giulia Masoero" w:date="2022-07-01T17:22:00Z">
          <w:pPr>
            <w:pStyle w:val="Default"/>
            <w:spacing w:before="120" w:after="120" w:line="360" w:lineRule="auto"/>
            <w:ind w:firstLine="426"/>
          </w:pPr>
        </w:pPrChange>
      </w:pPr>
      <w:del w:id="756" w:author="Giulia Masoero" w:date="2022-05-30T15:32:00Z">
        <w:r w:rsidRPr="00244A3B" w:rsidDel="003B7E01">
          <w:rPr>
            <w:b/>
            <w:bCs/>
            <w:color w:val="auto"/>
          </w:rPr>
          <w:delText>Effect of altitude</w:delText>
        </w:r>
      </w:del>
    </w:p>
    <w:p w14:paraId="1494CECD" w14:textId="4EAD586C" w:rsidR="00294694" w:rsidRPr="00244A3B" w:rsidDel="003B7E01" w:rsidRDefault="00294694" w:rsidP="00244A3B">
      <w:pPr>
        <w:pStyle w:val="Default"/>
        <w:spacing w:before="120" w:after="120"/>
        <w:ind w:firstLine="426"/>
        <w:rPr>
          <w:del w:id="757" w:author="Giulia Masoero" w:date="2022-05-30T15:32:00Z"/>
          <w:color w:val="auto"/>
        </w:rPr>
        <w:pPrChange w:id="758" w:author="Giulia Masoero" w:date="2022-07-01T17:22:00Z">
          <w:pPr>
            <w:pStyle w:val="Default"/>
            <w:spacing w:before="120" w:after="120" w:line="360" w:lineRule="auto"/>
            <w:ind w:firstLine="426"/>
          </w:pPr>
        </w:pPrChange>
      </w:pPr>
      <w:del w:id="759" w:author="Giulia Masoero" w:date="2022-05-30T15:32:00Z">
        <w:r w:rsidRPr="00244A3B" w:rsidDel="003B7E01">
          <w:rPr>
            <w:color w:val="auto"/>
          </w:rPr>
          <w:delText xml:space="preserve">Animals in mountain habitats can try to avoid heat stress by shifting their range to higher elevations where the temperature change is less drastic (Brivio et al., 2019). Indeed, the results from this study were consistent with this theory and showed that the effect of elevation goes the same way as the effect of temperature - juvenile chamois who live in higher elevations, and thus, colder environments, have higher body mass than the ones living in lower elevations. Interestingly, the scaled results from the analysis, showing the contribution of each factor to chamois body weight, pointed out that altitude has a similar effect on body mass, as temperature. A study by Büntgen et al. (2017) showed that chamois, ibex, red deer, and roe deer have been gradually becoming more abundant in higher elevations since 1991 which gives us more thorough insight into large ungulate population dynamics (Fig. 7, Büntgen et al., 2017). </w:delText>
        </w:r>
      </w:del>
    </w:p>
    <w:p w14:paraId="2BCE52CF" w14:textId="31C10C9F" w:rsidR="00294694" w:rsidRPr="00244A3B" w:rsidDel="003B7E01" w:rsidRDefault="00294694" w:rsidP="00244A3B">
      <w:pPr>
        <w:pStyle w:val="Default"/>
        <w:spacing w:before="120" w:after="120"/>
        <w:ind w:firstLine="426"/>
        <w:rPr>
          <w:del w:id="760" w:author="Giulia Masoero" w:date="2022-05-30T15:32:00Z"/>
          <w:color w:val="auto"/>
        </w:rPr>
        <w:pPrChange w:id="761" w:author="Giulia Masoero" w:date="2022-07-01T17:22:00Z">
          <w:pPr>
            <w:pStyle w:val="Default"/>
            <w:spacing w:before="120" w:after="120" w:line="360" w:lineRule="auto"/>
            <w:ind w:firstLine="426"/>
          </w:pPr>
        </w:pPrChange>
      </w:pPr>
      <w:del w:id="762" w:author="Giulia Masoero" w:date="2022-05-30T15:32:00Z">
        <w:r w:rsidRPr="00244A3B" w:rsidDel="003B7E01">
          <w:rPr>
            <w:color w:val="auto"/>
          </w:rPr>
          <w:delText xml:space="preserve">Those findings, combined with our results, suggest that ungulates are expressing such change in behaviour as an attempt to cope with climate change. However, the increased number of ungulates with similar diets who shift their range towards higher elevations may cause problems as the carrying capacity of mountain tops will be reduced. This is a serious issue that might lead 22 </w:delText>
        </w:r>
      </w:del>
    </w:p>
    <w:p w14:paraId="254B9BDA" w14:textId="560E069A" w:rsidR="00294694" w:rsidRPr="00244A3B" w:rsidDel="003B7E01" w:rsidRDefault="00294694" w:rsidP="00244A3B">
      <w:pPr>
        <w:pStyle w:val="Default"/>
        <w:spacing w:before="120" w:after="120"/>
        <w:ind w:firstLine="426"/>
        <w:rPr>
          <w:del w:id="763" w:author="Giulia Masoero" w:date="2022-05-30T15:32:00Z"/>
          <w:color w:val="auto"/>
        </w:rPr>
        <w:pPrChange w:id="764" w:author="Giulia Masoero" w:date="2022-07-01T17:22:00Z">
          <w:pPr>
            <w:pStyle w:val="Default"/>
            <w:spacing w:before="120" w:after="120" w:line="360" w:lineRule="auto"/>
            <w:ind w:firstLine="426"/>
          </w:pPr>
        </w:pPrChange>
      </w:pPr>
    </w:p>
    <w:p w14:paraId="60A6CD10" w14:textId="19F53393" w:rsidR="00294694" w:rsidRPr="00244A3B" w:rsidDel="003B7E01" w:rsidRDefault="00294694" w:rsidP="00244A3B">
      <w:pPr>
        <w:pStyle w:val="Default"/>
        <w:pageBreakBefore/>
        <w:spacing w:before="120" w:after="120"/>
        <w:ind w:firstLine="426"/>
        <w:rPr>
          <w:del w:id="765" w:author="Giulia Masoero" w:date="2022-05-30T15:32:00Z"/>
          <w:color w:val="auto"/>
        </w:rPr>
        <w:pPrChange w:id="766" w:author="Giulia Masoero" w:date="2022-07-01T17:22:00Z">
          <w:pPr>
            <w:pStyle w:val="Default"/>
            <w:pageBreakBefore/>
            <w:spacing w:before="120" w:after="120" w:line="360" w:lineRule="auto"/>
            <w:ind w:firstLine="426"/>
          </w:pPr>
        </w:pPrChange>
      </w:pPr>
      <w:del w:id="767" w:author="Giulia Masoero" w:date="2022-05-30T15:32:00Z">
        <w:r w:rsidRPr="00244A3B" w:rsidDel="003B7E01">
          <w:rPr>
            <w:color w:val="auto"/>
          </w:rPr>
          <w:delText xml:space="preserve">to interspecific competition for resources, which might affect the way the whole ecosystem functions. </w:delText>
        </w:r>
      </w:del>
    </w:p>
    <w:p w14:paraId="7A15DAF7" w14:textId="013E2F5C" w:rsidR="00294694" w:rsidRPr="00244A3B" w:rsidDel="003B7E01" w:rsidRDefault="00294694" w:rsidP="00244A3B">
      <w:pPr>
        <w:pStyle w:val="Default"/>
        <w:spacing w:before="120" w:after="120"/>
        <w:ind w:firstLine="426"/>
        <w:rPr>
          <w:del w:id="768" w:author="Giulia Masoero" w:date="2022-05-30T15:32:00Z"/>
          <w:color w:val="auto"/>
        </w:rPr>
        <w:pPrChange w:id="769" w:author="Giulia Masoero" w:date="2022-07-01T17:22:00Z">
          <w:pPr>
            <w:pStyle w:val="Default"/>
            <w:spacing w:before="120" w:after="120" w:line="360" w:lineRule="auto"/>
            <w:ind w:firstLine="426"/>
          </w:pPr>
        </w:pPrChange>
      </w:pPr>
      <w:del w:id="770" w:author="Giulia Masoero" w:date="2022-05-30T15:32:00Z">
        <w:r w:rsidRPr="00244A3B" w:rsidDel="003B7E01">
          <w:rPr>
            <w:color w:val="auto"/>
          </w:rPr>
          <w:delText xml:space="preserve">Figure 7. Annual variation in mean harvest elevation (±1 standard error as independently calculated each year from 1991 to 2013) of 17,637 ibex, 85,306 chamois, 68,588 red deer, and 59,034 roe deer, with the horizontal dashed lines referring to early/late split period means (≤/≥ 2002 to ensure equal window length). </w:delText>
        </w:r>
        <w:r w:rsidRPr="00244A3B" w:rsidDel="003B7E01">
          <w:rPr>
            <w:i/>
            <w:iCs/>
            <w:color w:val="auto"/>
          </w:rPr>
          <w:delText xml:space="preserve">Adapted from (Büntgen et al., 2017) </w:delText>
        </w:r>
      </w:del>
    </w:p>
    <w:p w14:paraId="337E351C" w14:textId="53D951F4" w:rsidR="00294694" w:rsidRPr="00244A3B" w:rsidDel="003B7E01" w:rsidRDefault="00294694" w:rsidP="00244A3B">
      <w:pPr>
        <w:pStyle w:val="Default"/>
        <w:spacing w:before="120" w:after="120"/>
        <w:ind w:firstLine="426"/>
        <w:rPr>
          <w:del w:id="771" w:author="Giulia Masoero" w:date="2022-05-30T15:32:00Z"/>
          <w:color w:val="auto"/>
        </w:rPr>
        <w:pPrChange w:id="772" w:author="Giulia Masoero" w:date="2022-07-01T17:22:00Z">
          <w:pPr>
            <w:pStyle w:val="Default"/>
            <w:spacing w:before="120" w:after="120" w:line="360" w:lineRule="auto"/>
            <w:ind w:firstLine="426"/>
          </w:pPr>
        </w:pPrChange>
      </w:pPr>
      <w:del w:id="773" w:author="Giulia Masoero" w:date="2022-05-30T15:32:00Z">
        <w:r w:rsidRPr="00244A3B" w:rsidDel="003B7E01">
          <w:rPr>
            <w:b/>
            <w:bCs/>
            <w:color w:val="auto"/>
          </w:rPr>
          <w:delText xml:space="preserve">Conclusion </w:delText>
        </w:r>
      </w:del>
    </w:p>
    <w:p w14:paraId="0BC844EC" w14:textId="7D7F9336" w:rsidR="00294694" w:rsidRPr="00244A3B" w:rsidDel="003B7E01" w:rsidRDefault="00294694" w:rsidP="00244A3B">
      <w:pPr>
        <w:pStyle w:val="Default"/>
        <w:spacing w:before="120" w:after="120"/>
        <w:ind w:firstLine="426"/>
        <w:rPr>
          <w:del w:id="774" w:author="Giulia Masoero" w:date="2022-05-30T15:32:00Z"/>
          <w:color w:val="auto"/>
        </w:rPr>
        <w:pPrChange w:id="775" w:author="Giulia Masoero" w:date="2022-07-01T17:22:00Z">
          <w:pPr>
            <w:pStyle w:val="Default"/>
            <w:spacing w:before="120" w:after="120" w:line="360" w:lineRule="auto"/>
            <w:ind w:firstLine="426"/>
          </w:pPr>
        </w:pPrChange>
      </w:pPr>
      <w:del w:id="776" w:author="Giulia Masoero" w:date="2022-05-30T15:32:00Z">
        <w:r w:rsidRPr="00244A3B" w:rsidDel="003B7E01">
          <w:rPr>
            <w:color w:val="auto"/>
          </w:rPr>
          <w:delText xml:space="preserve">There is a clear relationship between the shrinking size of alpine chamois and the increasing ambient temperatures in the Alps. We concluded that the ambient temperature has the biggest effect on the development of chamois’ body size during the first few weeks after birth and the hottest parts of the summer during the second year of their lives. Interestingly, the effect of temperature during gestation does not seem to be significant for the change in body size of 23 </w:delText>
        </w:r>
      </w:del>
    </w:p>
    <w:p w14:paraId="1D08CBBB" w14:textId="223F76E1" w:rsidR="00294694" w:rsidRPr="00244A3B" w:rsidDel="003B7E01" w:rsidRDefault="00294694" w:rsidP="00244A3B">
      <w:pPr>
        <w:pStyle w:val="Default"/>
        <w:spacing w:before="120" w:after="120"/>
        <w:ind w:firstLine="426"/>
        <w:rPr>
          <w:del w:id="777" w:author="Giulia Masoero" w:date="2022-05-30T15:32:00Z"/>
          <w:color w:val="auto"/>
        </w:rPr>
        <w:pPrChange w:id="778" w:author="Giulia Masoero" w:date="2022-07-01T17:22:00Z">
          <w:pPr>
            <w:pStyle w:val="Default"/>
            <w:spacing w:before="120" w:after="120" w:line="360" w:lineRule="auto"/>
            <w:ind w:firstLine="426"/>
          </w:pPr>
        </w:pPrChange>
      </w:pPr>
    </w:p>
    <w:p w14:paraId="757C8F09" w14:textId="5A24793B" w:rsidR="00294694" w:rsidRPr="00244A3B" w:rsidDel="003B7E01" w:rsidRDefault="00294694" w:rsidP="00244A3B">
      <w:pPr>
        <w:pStyle w:val="Default"/>
        <w:pageBreakBefore/>
        <w:spacing w:before="120" w:after="120"/>
        <w:ind w:firstLine="426"/>
        <w:rPr>
          <w:del w:id="779" w:author="Giulia Masoero" w:date="2022-05-30T15:32:00Z"/>
          <w:color w:val="auto"/>
        </w:rPr>
        <w:pPrChange w:id="780" w:author="Giulia Masoero" w:date="2022-07-01T17:22:00Z">
          <w:pPr>
            <w:pStyle w:val="Default"/>
            <w:pageBreakBefore/>
            <w:spacing w:before="120" w:after="120" w:line="360" w:lineRule="auto"/>
            <w:ind w:firstLine="426"/>
          </w:pPr>
        </w:pPrChange>
      </w:pPr>
      <w:del w:id="781" w:author="Giulia Masoero" w:date="2022-05-30T15:32:00Z">
        <w:r w:rsidRPr="00244A3B" w:rsidDel="003B7E01">
          <w:rPr>
            <w:color w:val="auto"/>
          </w:rPr>
          <w:delText xml:space="preserve">chamois. Those findings are of significant importance for understanding how a whole population in the Alps changes as a result of climate change. This could be of help for wildlife management programmes, since shrinking in size of large herbivores could also be correlated to higher mortality rate and this could influence the way a whole ecosystem functions, for instance, by affecting prey abundance. This study adds up to a growing body of evidence that climate change is a serious threat for numerous species and future research can help scientists track changes and act accordingly. </w:delText>
        </w:r>
      </w:del>
    </w:p>
    <w:p w14:paraId="46883EC3" w14:textId="27F9BD4A" w:rsidR="00294694" w:rsidRPr="00244A3B" w:rsidDel="003B7E01" w:rsidRDefault="00294694" w:rsidP="00244A3B">
      <w:pPr>
        <w:pStyle w:val="Default"/>
        <w:spacing w:before="120" w:after="120"/>
        <w:ind w:firstLine="426"/>
        <w:rPr>
          <w:del w:id="782" w:author="Giulia Masoero" w:date="2022-05-30T15:32:00Z"/>
          <w:color w:val="auto"/>
        </w:rPr>
        <w:pPrChange w:id="783" w:author="Giulia Masoero" w:date="2022-07-01T17:22:00Z">
          <w:pPr>
            <w:pStyle w:val="Default"/>
            <w:spacing w:before="120" w:after="120" w:line="360" w:lineRule="auto"/>
            <w:ind w:firstLine="426"/>
          </w:pPr>
        </w:pPrChange>
      </w:pPr>
      <w:del w:id="784" w:author="Giulia Masoero" w:date="2022-05-30T15:32:00Z">
        <w:r w:rsidRPr="00244A3B" w:rsidDel="003B7E01">
          <w:rPr>
            <w:b/>
            <w:bCs/>
            <w:color w:val="auto"/>
          </w:rPr>
          <w:delText xml:space="preserve">Acknowledgements </w:delText>
        </w:r>
      </w:del>
    </w:p>
    <w:p w14:paraId="73DC874B" w14:textId="015896CC" w:rsidR="00294694" w:rsidRPr="00244A3B" w:rsidDel="003B7E01" w:rsidRDefault="00294694" w:rsidP="00244A3B">
      <w:pPr>
        <w:pStyle w:val="Default"/>
        <w:spacing w:before="120" w:after="120"/>
        <w:ind w:firstLine="426"/>
        <w:rPr>
          <w:del w:id="785" w:author="Giulia Masoero" w:date="2022-05-30T15:32:00Z"/>
          <w:color w:val="auto"/>
        </w:rPr>
        <w:pPrChange w:id="786" w:author="Giulia Masoero" w:date="2022-07-01T17:22:00Z">
          <w:pPr>
            <w:pStyle w:val="Default"/>
            <w:spacing w:before="120" w:after="120" w:line="360" w:lineRule="auto"/>
            <w:ind w:firstLine="426"/>
          </w:pPr>
        </w:pPrChange>
      </w:pPr>
      <w:del w:id="787" w:author="Giulia Masoero" w:date="2022-05-30T15:32:00Z">
        <w:r w:rsidRPr="00244A3B" w:rsidDel="003B7E01">
          <w:rPr>
            <w:color w:val="auto"/>
          </w:rPr>
          <w:delText xml:space="preserve">Firstly, I would like to thank my thesis supervisor Dr. Pierre Bize for helping me and guiding me throughout this project. I appreciate the numerous hours that he took from his time every week to make sure that I was doing well with my statistical analysis and writing. Without his help, I would not be able to finish this project, as the amount of statistical work and the huge dataset were quite intimidating for me. </w:delText>
        </w:r>
      </w:del>
    </w:p>
    <w:p w14:paraId="6E3F3AE2" w14:textId="4684963C" w:rsidR="00294694" w:rsidRPr="00244A3B" w:rsidDel="003B7E01" w:rsidRDefault="00294694" w:rsidP="00244A3B">
      <w:pPr>
        <w:pStyle w:val="Default"/>
        <w:spacing w:before="120" w:after="120"/>
        <w:ind w:firstLine="426"/>
        <w:rPr>
          <w:del w:id="788" w:author="Giulia Masoero" w:date="2022-05-30T15:32:00Z"/>
          <w:color w:val="auto"/>
        </w:rPr>
        <w:pPrChange w:id="789" w:author="Giulia Masoero" w:date="2022-07-01T17:22:00Z">
          <w:pPr>
            <w:pStyle w:val="Default"/>
            <w:spacing w:before="120" w:after="120" w:line="360" w:lineRule="auto"/>
            <w:ind w:firstLine="426"/>
          </w:pPr>
        </w:pPrChange>
      </w:pPr>
      <w:del w:id="790" w:author="Giulia Masoero" w:date="2022-05-30T15:32:00Z">
        <w:r w:rsidRPr="00244A3B" w:rsidDel="003B7E01">
          <w:rPr>
            <w:color w:val="auto"/>
          </w:rPr>
          <w:delText xml:space="preserve">I would also like to thank my friend Perla Salzeri for giving me guidance for working with R studio and for her precious advice on writing my dissertation. </w:delText>
        </w:r>
      </w:del>
    </w:p>
    <w:p w14:paraId="0AC2ED03" w14:textId="778E4089" w:rsidR="00294694" w:rsidRPr="00244A3B" w:rsidDel="003B7E01" w:rsidRDefault="00294694" w:rsidP="00244A3B">
      <w:pPr>
        <w:pStyle w:val="Default"/>
        <w:spacing w:before="120" w:after="120"/>
        <w:ind w:firstLine="426"/>
        <w:rPr>
          <w:del w:id="791" w:author="Giulia Masoero" w:date="2022-05-30T15:32:00Z"/>
          <w:color w:val="auto"/>
        </w:rPr>
        <w:pPrChange w:id="792" w:author="Giulia Masoero" w:date="2022-07-01T17:22:00Z">
          <w:pPr>
            <w:pStyle w:val="Default"/>
            <w:spacing w:before="120" w:after="120" w:line="360" w:lineRule="auto"/>
            <w:ind w:firstLine="426"/>
          </w:pPr>
        </w:pPrChange>
      </w:pPr>
      <w:del w:id="793" w:author="Giulia Masoero" w:date="2022-05-30T15:32:00Z">
        <w:r w:rsidRPr="00244A3B" w:rsidDel="003B7E01">
          <w:rPr>
            <w:color w:val="auto"/>
          </w:rPr>
          <w:delText xml:space="preserve">Lastly, I would like to thank my family for the emotional and financial support throughout my university career. 24 </w:delText>
        </w:r>
      </w:del>
    </w:p>
    <w:p w14:paraId="730B37C5" w14:textId="77777777" w:rsidR="00294694" w:rsidRPr="00244A3B" w:rsidRDefault="00294694" w:rsidP="00244A3B">
      <w:pPr>
        <w:pStyle w:val="Default"/>
        <w:spacing w:before="120" w:after="120"/>
        <w:ind w:firstLine="426"/>
        <w:rPr>
          <w:color w:val="auto"/>
        </w:rPr>
        <w:pPrChange w:id="794" w:author="Giulia Masoero" w:date="2022-07-01T17:22:00Z">
          <w:pPr>
            <w:pStyle w:val="Default"/>
            <w:spacing w:before="120" w:after="120" w:line="360" w:lineRule="auto"/>
            <w:ind w:firstLine="426"/>
          </w:pPr>
        </w:pPrChange>
      </w:pPr>
    </w:p>
    <w:p w14:paraId="50182F8E" w14:textId="32EEACE2" w:rsidR="009860FD" w:rsidRPr="00244A3B" w:rsidRDefault="00294694" w:rsidP="00244A3B">
      <w:pPr>
        <w:pStyle w:val="Default"/>
        <w:pageBreakBefore/>
        <w:spacing w:before="120" w:after="120"/>
        <w:ind w:firstLine="426"/>
        <w:rPr>
          <w:color w:val="auto"/>
        </w:rPr>
        <w:pPrChange w:id="795" w:author="Giulia Masoero" w:date="2022-07-01T17:22:00Z">
          <w:pPr>
            <w:pStyle w:val="Default"/>
            <w:pageBreakBefore/>
            <w:spacing w:before="120" w:after="120" w:line="360" w:lineRule="auto"/>
            <w:ind w:firstLine="426"/>
          </w:pPr>
        </w:pPrChange>
      </w:pPr>
      <w:del w:id="796" w:author="Giulia Masoero" w:date="2022-06-30T15:38:00Z">
        <w:r w:rsidRPr="00244A3B" w:rsidDel="009860FD">
          <w:rPr>
            <w:b/>
            <w:bCs/>
            <w:color w:val="auto"/>
          </w:rPr>
          <w:lastRenderedPageBreak/>
          <w:delText xml:space="preserve">References </w:delText>
        </w:r>
      </w:del>
      <w:ins w:id="797" w:author="Giulia Masoero" w:date="2022-06-30T15:37:00Z">
        <w:r w:rsidR="009860FD" w:rsidRPr="00244A3B">
          <w:rPr>
            <w:b/>
            <w:bCs/>
            <w:color w:val="auto"/>
          </w:rPr>
          <w:t>OLD</w:t>
        </w:r>
      </w:ins>
    </w:p>
    <w:p w14:paraId="6D2B7E3D" w14:textId="77777777" w:rsidR="00294694" w:rsidRPr="00244A3B" w:rsidRDefault="00294694" w:rsidP="00244A3B">
      <w:pPr>
        <w:pStyle w:val="Default"/>
        <w:spacing w:before="120" w:after="120"/>
        <w:ind w:firstLine="426"/>
        <w:rPr>
          <w:color w:val="auto"/>
        </w:rPr>
        <w:pPrChange w:id="798" w:author="Giulia Masoero" w:date="2022-07-01T17:22:00Z">
          <w:pPr>
            <w:pStyle w:val="Default"/>
            <w:spacing w:before="120" w:after="120" w:line="360" w:lineRule="auto"/>
            <w:ind w:firstLine="426"/>
          </w:pPr>
        </w:pPrChange>
      </w:pPr>
      <w:r w:rsidRPr="00244A3B">
        <w:rPr>
          <w:color w:val="auto"/>
        </w:rPr>
        <w:t xml:space="preserve">Bailey, L. D., &amp; van de Pol, M. (2016). climwin: An R Toolbox for Climate Window Analysis. </w:t>
      </w:r>
      <w:r w:rsidRPr="00244A3B">
        <w:rPr>
          <w:i/>
          <w:iCs/>
          <w:color w:val="auto"/>
        </w:rPr>
        <w:t>PLOS ONE</w:t>
      </w:r>
      <w:r w:rsidRPr="00244A3B">
        <w:rPr>
          <w:color w:val="auto"/>
        </w:rPr>
        <w:t xml:space="preserve">, </w:t>
      </w:r>
      <w:r w:rsidRPr="00244A3B">
        <w:rPr>
          <w:i/>
          <w:iCs/>
          <w:color w:val="auto"/>
        </w:rPr>
        <w:t>11</w:t>
      </w:r>
      <w:r w:rsidRPr="00244A3B">
        <w:rPr>
          <w:color w:val="auto"/>
        </w:rPr>
        <w:t xml:space="preserve">(12), e0167980. https://doi.org/10.1371/journal.pone.0167980 </w:t>
      </w:r>
    </w:p>
    <w:p w14:paraId="3896EC16" w14:textId="77777777" w:rsidR="00294694" w:rsidRPr="00244A3B" w:rsidRDefault="00294694" w:rsidP="00244A3B">
      <w:pPr>
        <w:pStyle w:val="Default"/>
        <w:spacing w:before="120" w:after="120"/>
        <w:ind w:firstLine="426"/>
        <w:rPr>
          <w:color w:val="auto"/>
        </w:rPr>
        <w:pPrChange w:id="799" w:author="Giulia Masoero" w:date="2022-07-01T17:22:00Z">
          <w:pPr>
            <w:pStyle w:val="Default"/>
            <w:spacing w:before="120" w:after="120" w:line="360" w:lineRule="auto"/>
            <w:ind w:firstLine="426"/>
          </w:pPr>
        </w:pPrChange>
      </w:pPr>
      <w:r w:rsidRPr="00244A3B">
        <w:rPr>
          <w:color w:val="auto"/>
        </w:rPr>
        <w:t xml:space="preserve">Bassano, B., Perrone, A., &amp; von Hardenberg, A. (2003). Body weight and horn development in Alpine chamois, Rupicapra </w:t>
      </w:r>
      <w:proofErr w:type="spellStart"/>
      <w:r w:rsidRPr="00244A3B">
        <w:rPr>
          <w:color w:val="auto"/>
        </w:rPr>
        <w:t>rupicapra</w:t>
      </w:r>
      <w:proofErr w:type="spellEnd"/>
      <w:r w:rsidRPr="00244A3B">
        <w:rPr>
          <w:color w:val="auto"/>
        </w:rPr>
        <w:t xml:space="preserve"> (Bovidae, </w:t>
      </w:r>
      <w:proofErr w:type="spellStart"/>
      <w:r w:rsidRPr="00244A3B">
        <w:rPr>
          <w:color w:val="auto"/>
        </w:rPr>
        <w:t>Caprinae</w:t>
      </w:r>
      <w:proofErr w:type="spellEnd"/>
      <w:r w:rsidRPr="00244A3B">
        <w:rPr>
          <w:color w:val="auto"/>
        </w:rPr>
        <w:t xml:space="preserve">). </w:t>
      </w:r>
      <w:r w:rsidRPr="00244A3B">
        <w:rPr>
          <w:i/>
          <w:iCs/>
          <w:color w:val="auto"/>
        </w:rPr>
        <w:t>Mammalia</w:t>
      </w:r>
      <w:r w:rsidRPr="00244A3B">
        <w:rPr>
          <w:color w:val="auto"/>
        </w:rPr>
        <w:t xml:space="preserve">, </w:t>
      </w:r>
      <w:r w:rsidRPr="00244A3B">
        <w:rPr>
          <w:i/>
          <w:iCs/>
          <w:color w:val="auto"/>
        </w:rPr>
        <w:t>67</w:t>
      </w:r>
      <w:r w:rsidRPr="00244A3B">
        <w:rPr>
          <w:color w:val="auto"/>
        </w:rPr>
        <w:t xml:space="preserve">(1). https://doi.org/10.1515/mamm.2003.67.1.65 </w:t>
      </w:r>
    </w:p>
    <w:p w14:paraId="10EBE0A3" w14:textId="77777777" w:rsidR="00294694" w:rsidRPr="00244A3B" w:rsidRDefault="00294694" w:rsidP="00244A3B">
      <w:pPr>
        <w:pStyle w:val="Default"/>
        <w:spacing w:before="120" w:after="120"/>
        <w:ind w:firstLine="426"/>
        <w:rPr>
          <w:color w:val="auto"/>
        </w:rPr>
        <w:pPrChange w:id="800" w:author="Giulia Masoero" w:date="2022-07-01T17:22:00Z">
          <w:pPr>
            <w:pStyle w:val="Default"/>
            <w:spacing w:before="120" w:after="120" w:line="360" w:lineRule="auto"/>
            <w:ind w:firstLine="426"/>
          </w:pPr>
        </w:pPrChange>
      </w:pPr>
      <w:proofErr w:type="spellStart"/>
      <w:r w:rsidRPr="00244A3B">
        <w:rPr>
          <w:color w:val="auto"/>
        </w:rPr>
        <w:t>Baumgard</w:t>
      </w:r>
      <w:proofErr w:type="spellEnd"/>
      <w:r w:rsidRPr="00244A3B">
        <w:rPr>
          <w:color w:val="auto"/>
        </w:rPr>
        <w:t xml:space="preserve">, L. H., &amp; Rhoads, R. P. (2012). Ruminant Nutrition Symposium: Ruminant Production and Metabolic Responses to Heat Stress1,2. </w:t>
      </w:r>
      <w:r w:rsidRPr="00244A3B">
        <w:rPr>
          <w:i/>
          <w:iCs/>
          <w:color w:val="auto"/>
        </w:rPr>
        <w:t>Journal of Animal Science</w:t>
      </w:r>
      <w:r w:rsidRPr="00244A3B">
        <w:rPr>
          <w:color w:val="auto"/>
        </w:rPr>
        <w:t xml:space="preserve">, </w:t>
      </w:r>
      <w:r w:rsidRPr="00244A3B">
        <w:rPr>
          <w:i/>
          <w:iCs/>
          <w:color w:val="auto"/>
        </w:rPr>
        <w:t>90</w:t>
      </w:r>
      <w:r w:rsidRPr="00244A3B">
        <w:rPr>
          <w:color w:val="auto"/>
        </w:rPr>
        <w:t xml:space="preserve">(6), 1855–1865. https://doi.org/10.2527/jas.2011-4675 </w:t>
      </w:r>
    </w:p>
    <w:p w14:paraId="44157C1F" w14:textId="77777777" w:rsidR="00294694" w:rsidRPr="00244A3B" w:rsidRDefault="00294694" w:rsidP="00244A3B">
      <w:pPr>
        <w:pStyle w:val="Default"/>
        <w:spacing w:before="120" w:after="120"/>
        <w:ind w:firstLine="426"/>
        <w:rPr>
          <w:color w:val="auto"/>
        </w:rPr>
        <w:pPrChange w:id="801" w:author="Giulia Masoero" w:date="2022-07-01T17:22:00Z">
          <w:pPr>
            <w:pStyle w:val="Default"/>
            <w:spacing w:before="120" w:after="120" w:line="360" w:lineRule="auto"/>
            <w:ind w:firstLine="426"/>
          </w:pPr>
        </w:pPrChange>
      </w:pPr>
      <w:proofErr w:type="spellStart"/>
      <w:r w:rsidRPr="00244A3B">
        <w:rPr>
          <w:color w:val="auto"/>
        </w:rPr>
        <w:t>Beauplet</w:t>
      </w:r>
      <w:proofErr w:type="spellEnd"/>
      <w:r w:rsidRPr="00244A3B">
        <w:rPr>
          <w:color w:val="auto"/>
        </w:rPr>
        <w:t xml:space="preserve">, G., &amp; </w:t>
      </w:r>
      <w:proofErr w:type="spellStart"/>
      <w:r w:rsidRPr="00244A3B">
        <w:rPr>
          <w:color w:val="auto"/>
        </w:rPr>
        <w:t>Guinet</w:t>
      </w:r>
      <w:proofErr w:type="spellEnd"/>
      <w:r w:rsidRPr="00244A3B">
        <w:rPr>
          <w:color w:val="auto"/>
        </w:rPr>
        <w:t xml:space="preserve">, C. (2007). Phenotypic determinants of individual fitness in female fur seals: larger is better. </w:t>
      </w:r>
      <w:r w:rsidRPr="00244A3B">
        <w:rPr>
          <w:i/>
          <w:iCs/>
          <w:color w:val="auto"/>
        </w:rPr>
        <w:t>Proceedings of the Royal Society B: Biological Sciences</w:t>
      </w:r>
      <w:r w:rsidRPr="00244A3B">
        <w:rPr>
          <w:color w:val="auto"/>
        </w:rPr>
        <w:t xml:space="preserve">, </w:t>
      </w:r>
      <w:r w:rsidRPr="00244A3B">
        <w:rPr>
          <w:i/>
          <w:iCs/>
          <w:color w:val="auto"/>
        </w:rPr>
        <w:t>274</w:t>
      </w:r>
      <w:r w:rsidRPr="00244A3B">
        <w:rPr>
          <w:color w:val="auto"/>
        </w:rPr>
        <w:t xml:space="preserve">(1620), 1877–1883. https://doi.org/10.1098/rspb.2007.0454 </w:t>
      </w:r>
    </w:p>
    <w:p w14:paraId="07477FDE" w14:textId="77777777" w:rsidR="00294694" w:rsidRPr="00244A3B" w:rsidRDefault="00294694" w:rsidP="00244A3B">
      <w:pPr>
        <w:pStyle w:val="Default"/>
        <w:spacing w:before="120" w:after="120"/>
        <w:ind w:firstLine="426"/>
        <w:rPr>
          <w:color w:val="auto"/>
        </w:rPr>
        <w:pPrChange w:id="802" w:author="Giulia Masoero" w:date="2022-07-01T17:22:00Z">
          <w:pPr>
            <w:pStyle w:val="Default"/>
            <w:spacing w:before="120" w:after="120" w:line="360" w:lineRule="auto"/>
            <w:ind w:firstLine="426"/>
          </w:pPr>
        </w:pPrChange>
      </w:pPr>
      <w:proofErr w:type="spellStart"/>
      <w:r w:rsidRPr="00244A3B">
        <w:rPr>
          <w:color w:val="auto"/>
        </w:rPr>
        <w:t>Begg</w:t>
      </w:r>
      <w:proofErr w:type="spellEnd"/>
      <w:r w:rsidRPr="00244A3B">
        <w:rPr>
          <w:color w:val="auto"/>
        </w:rPr>
        <w:t xml:space="preserve">, D. P., Kent, S., </w:t>
      </w:r>
      <w:proofErr w:type="spellStart"/>
      <w:r w:rsidRPr="00244A3B">
        <w:rPr>
          <w:color w:val="auto"/>
        </w:rPr>
        <w:t>Mckinley</w:t>
      </w:r>
      <w:proofErr w:type="spellEnd"/>
      <w:r w:rsidRPr="00244A3B">
        <w:rPr>
          <w:color w:val="auto"/>
        </w:rPr>
        <w:t xml:space="preserve">, M. J., &amp; Mathai, M. L. (2007). Suppression of endotoxin-induced fever in near-term pregnant rats is mediated by brain nitric oxide. </w:t>
      </w:r>
      <w:r w:rsidRPr="00244A3B">
        <w:rPr>
          <w:i/>
          <w:iCs/>
          <w:color w:val="auto"/>
        </w:rPr>
        <w:t xml:space="preserve">Am J </w:t>
      </w:r>
      <w:proofErr w:type="spellStart"/>
      <w:r w:rsidRPr="00244A3B">
        <w:rPr>
          <w:i/>
          <w:iCs/>
          <w:color w:val="auto"/>
        </w:rPr>
        <w:t>Physiol</w:t>
      </w:r>
      <w:proofErr w:type="spellEnd"/>
      <w:r w:rsidRPr="00244A3B">
        <w:rPr>
          <w:i/>
          <w:iCs/>
          <w:color w:val="auto"/>
        </w:rPr>
        <w:t xml:space="preserve"> </w:t>
      </w:r>
      <w:proofErr w:type="spellStart"/>
      <w:r w:rsidRPr="00244A3B">
        <w:rPr>
          <w:i/>
          <w:iCs/>
          <w:color w:val="auto"/>
        </w:rPr>
        <w:t>Regul</w:t>
      </w:r>
      <w:proofErr w:type="spellEnd"/>
      <w:r w:rsidRPr="00244A3B">
        <w:rPr>
          <w:i/>
          <w:iCs/>
          <w:color w:val="auto"/>
        </w:rPr>
        <w:t xml:space="preserve"> </w:t>
      </w:r>
      <w:proofErr w:type="spellStart"/>
      <w:r w:rsidRPr="00244A3B">
        <w:rPr>
          <w:i/>
          <w:iCs/>
          <w:color w:val="auto"/>
        </w:rPr>
        <w:t>Integr</w:t>
      </w:r>
      <w:proofErr w:type="spellEnd"/>
      <w:r w:rsidRPr="00244A3B">
        <w:rPr>
          <w:i/>
          <w:iCs/>
          <w:color w:val="auto"/>
        </w:rPr>
        <w:t xml:space="preserve"> Comp </w:t>
      </w:r>
      <w:proofErr w:type="spellStart"/>
      <w:r w:rsidRPr="00244A3B">
        <w:rPr>
          <w:i/>
          <w:iCs/>
          <w:color w:val="auto"/>
        </w:rPr>
        <w:t>Physiol</w:t>
      </w:r>
      <w:proofErr w:type="spellEnd"/>
      <w:r w:rsidRPr="00244A3B">
        <w:rPr>
          <w:color w:val="auto"/>
        </w:rPr>
        <w:t xml:space="preserve">, </w:t>
      </w:r>
      <w:r w:rsidRPr="00244A3B">
        <w:rPr>
          <w:i/>
          <w:iCs/>
          <w:color w:val="auto"/>
        </w:rPr>
        <w:t>292</w:t>
      </w:r>
      <w:r w:rsidRPr="00244A3B">
        <w:rPr>
          <w:color w:val="auto"/>
        </w:rPr>
        <w:t xml:space="preserve">, 2174–2178. https://doi.org/10.1152/ajpregu.00032.2007.-Over </w:t>
      </w:r>
    </w:p>
    <w:p w14:paraId="5D010984" w14:textId="77777777" w:rsidR="00294694" w:rsidRPr="00244A3B" w:rsidRDefault="00294694" w:rsidP="00244A3B">
      <w:pPr>
        <w:pStyle w:val="Default"/>
        <w:spacing w:before="120" w:after="120"/>
        <w:ind w:firstLine="426"/>
        <w:rPr>
          <w:color w:val="auto"/>
        </w:rPr>
        <w:pPrChange w:id="803" w:author="Giulia Masoero" w:date="2022-07-01T17:22:00Z">
          <w:pPr>
            <w:pStyle w:val="Default"/>
            <w:spacing w:before="120" w:after="120" w:line="360" w:lineRule="auto"/>
            <w:ind w:firstLine="426"/>
          </w:pPr>
        </w:pPrChange>
      </w:pPr>
      <w:r w:rsidRPr="00244A3B">
        <w:rPr>
          <w:color w:val="auto"/>
        </w:rPr>
        <w:t xml:space="preserve">Bergmann, C. (1847). </w:t>
      </w:r>
      <w:proofErr w:type="spellStart"/>
      <w:r w:rsidRPr="00244A3B">
        <w:rPr>
          <w:color w:val="auto"/>
        </w:rPr>
        <w:t>Über</w:t>
      </w:r>
      <w:proofErr w:type="spellEnd"/>
      <w:r w:rsidRPr="00244A3B">
        <w:rPr>
          <w:color w:val="auto"/>
        </w:rPr>
        <w:t xml:space="preserve"> die </w:t>
      </w:r>
      <w:proofErr w:type="spellStart"/>
      <w:r w:rsidRPr="00244A3B">
        <w:rPr>
          <w:color w:val="auto"/>
        </w:rPr>
        <w:t>Verhaltnisse</w:t>
      </w:r>
      <w:proofErr w:type="spellEnd"/>
      <w:r w:rsidRPr="00244A3B">
        <w:rPr>
          <w:color w:val="auto"/>
        </w:rPr>
        <w:t xml:space="preserve"> der </w:t>
      </w:r>
      <w:proofErr w:type="spellStart"/>
      <w:r w:rsidRPr="00244A3B">
        <w:rPr>
          <w:color w:val="auto"/>
        </w:rPr>
        <w:t>Warmeokonomie</w:t>
      </w:r>
      <w:proofErr w:type="spellEnd"/>
      <w:r w:rsidRPr="00244A3B">
        <w:rPr>
          <w:color w:val="auto"/>
        </w:rPr>
        <w:t xml:space="preserve"> der </w:t>
      </w:r>
      <w:proofErr w:type="spellStart"/>
      <w:r w:rsidRPr="00244A3B">
        <w:rPr>
          <w:color w:val="auto"/>
        </w:rPr>
        <w:t>Thierezuihrer</w:t>
      </w:r>
      <w:proofErr w:type="spellEnd"/>
      <w:r w:rsidRPr="00244A3B">
        <w:rPr>
          <w:color w:val="auto"/>
        </w:rPr>
        <w:t xml:space="preserve"> Grosse. </w:t>
      </w:r>
      <w:proofErr w:type="spellStart"/>
      <w:r w:rsidRPr="00244A3B">
        <w:rPr>
          <w:color w:val="auto"/>
        </w:rPr>
        <w:t>Gottinger</w:t>
      </w:r>
      <w:proofErr w:type="spellEnd"/>
      <w:r w:rsidRPr="00244A3B">
        <w:rPr>
          <w:color w:val="auto"/>
        </w:rPr>
        <w:t xml:space="preserve"> </w:t>
      </w:r>
      <w:proofErr w:type="spellStart"/>
      <w:r w:rsidRPr="00244A3B">
        <w:rPr>
          <w:color w:val="auto"/>
        </w:rPr>
        <w:t>Studien</w:t>
      </w:r>
      <w:proofErr w:type="spellEnd"/>
      <w:r w:rsidRPr="00244A3B">
        <w:rPr>
          <w:color w:val="auto"/>
        </w:rPr>
        <w:t xml:space="preserve">, 3, 595-708. </w:t>
      </w:r>
    </w:p>
    <w:p w14:paraId="0BD6EAB1" w14:textId="77777777" w:rsidR="00294694" w:rsidRPr="00244A3B" w:rsidRDefault="00294694" w:rsidP="00244A3B">
      <w:pPr>
        <w:pStyle w:val="Default"/>
        <w:spacing w:before="120" w:after="120"/>
        <w:ind w:firstLine="426"/>
        <w:rPr>
          <w:color w:val="auto"/>
        </w:rPr>
        <w:pPrChange w:id="804" w:author="Giulia Masoero" w:date="2022-07-01T17:22:00Z">
          <w:pPr>
            <w:pStyle w:val="Default"/>
            <w:spacing w:before="120" w:after="120" w:line="360" w:lineRule="auto"/>
            <w:ind w:firstLine="426"/>
          </w:pPr>
        </w:pPrChange>
      </w:pPr>
      <w:proofErr w:type="spellStart"/>
      <w:r w:rsidRPr="00244A3B">
        <w:rPr>
          <w:color w:val="auto"/>
        </w:rPr>
        <w:t>Böhm</w:t>
      </w:r>
      <w:proofErr w:type="spellEnd"/>
      <w:r w:rsidRPr="00244A3B">
        <w:rPr>
          <w:color w:val="auto"/>
        </w:rPr>
        <w:t xml:space="preserve">, R., Auer, I., Brunetti, M., Maugeri, M., </w:t>
      </w:r>
      <w:proofErr w:type="spellStart"/>
      <w:r w:rsidRPr="00244A3B">
        <w:rPr>
          <w:color w:val="auto"/>
        </w:rPr>
        <w:t>Nanni</w:t>
      </w:r>
      <w:proofErr w:type="spellEnd"/>
      <w:r w:rsidRPr="00244A3B">
        <w:rPr>
          <w:color w:val="auto"/>
        </w:rPr>
        <w:t xml:space="preserve">, T., &amp; </w:t>
      </w:r>
      <w:proofErr w:type="spellStart"/>
      <w:r w:rsidRPr="00244A3B">
        <w:rPr>
          <w:color w:val="auto"/>
        </w:rPr>
        <w:t>Schöner</w:t>
      </w:r>
      <w:proofErr w:type="spellEnd"/>
      <w:r w:rsidRPr="00244A3B">
        <w:rPr>
          <w:color w:val="auto"/>
        </w:rPr>
        <w:t xml:space="preserve">, W. (2001). Regional temperature variability in the European Alps: 1760-1998 from homogenized instrumental time series. </w:t>
      </w:r>
      <w:r w:rsidRPr="00244A3B">
        <w:rPr>
          <w:i/>
          <w:iCs/>
          <w:color w:val="auto"/>
        </w:rPr>
        <w:t>International Journal of Climatology</w:t>
      </w:r>
      <w:r w:rsidRPr="00244A3B">
        <w:rPr>
          <w:color w:val="auto"/>
        </w:rPr>
        <w:t xml:space="preserve">, </w:t>
      </w:r>
      <w:r w:rsidRPr="00244A3B">
        <w:rPr>
          <w:i/>
          <w:iCs/>
          <w:color w:val="auto"/>
        </w:rPr>
        <w:t>21</w:t>
      </w:r>
      <w:r w:rsidRPr="00244A3B">
        <w:rPr>
          <w:color w:val="auto"/>
        </w:rPr>
        <w:t xml:space="preserve">(14), 1779–1801. https://doi.org/10.1002/joc.689 25 </w:t>
      </w:r>
    </w:p>
    <w:p w14:paraId="4EF644B1" w14:textId="77777777" w:rsidR="00294694" w:rsidRPr="00244A3B" w:rsidRDefault="00294694" w:rsidP="00244A3B">
      <w:pPr>
        <w:pStyle w:val="Default"/>
        <w:spacing w:before="120" w:after="120"/>
        <w:ind w:firstLine="426"/>
        <w:rPr>
          <w:color w:val="auto"/>
        </w:rPr>
        <w:pPrChange w:id="805" w:author="Giulia Masoero" w:date="2022-07-01T17:22:00Z">
          <w:pPr>
            <w:pStyle w:val="Default"/>
            <w:spacing w:before="120" w:after="120" w:line="360" w:lineRule="auto"/>
            <w:ind w:firstLine="426"/>
          </w:pPr>
        </w:pPrChange>
      </w:pPr>
    </w:p>
    <w:p w14:paraId="58B62393" w14:textId="77777777" w:rsidR="00294694" w:rsidRPr="00244A3B" w:rsidRDefault="00294694" w:rsidP="00244A3B">
      <w:pPr>
        <w:pStyle w:val="Default"/>
        <w:pageBreakBefore/>
        <w:spacing w:before="120" w:after="120"/>
        <w:ind w:firstLine="426"/>
        <w:rPr>
          <w:color w:val="auto"/>
        </w:rPr>
        <w:pPrChange w:id="806" w:author="Giulia Masoero" w:date="2022-07-01T17:22:00Z">
          <w:pPr>
            <w:pStyle w:val="Default"/>
            <w:pageBreakBefore/>
            <w:spacing w:before="120" w:after="120" w:line="360" w:lineRule="auto"/>
            <w:ind w:firstLine="426"/>
          </w:pPr>
        </w:pPrChange>
      </w:pPr>
      <w:proofErr w:type="spellStart"/>
      <w:r w:rsidRPr="00244A3B">
        <w:rPr>
          <w:color w:val="auto"/>
        </w:rPr>
        <w:lastRenderedPageBreak/>
        <w:t>Brivio</w:t>
      </w:r>
      <w:proofErr w:type="spellEnd"/>
      <w:r w:rsidRPr="00244A3B">
        <w:rPr>
          <w:color w:val="auto"/>
        </w:rPr>
        <w:t xml:space="preserve">, F., </w:t>
      </w:r>
      <w:proofErr w:type="spellStart"/>
      <w:r w:rsidRPr="00244A3B">
        <w:rPr>
          <w:color w:val="auto"/>
        </w:rPr>
        <w:t>Zurmühl</w:t>
      </w:r>
      <w:proofErr w:type="spellEnd"/>
      <w:r w:rsidRPr="00244A3B">
        <w:rPr>
          <w:color w:val="auto"/>
        </w:rPr>
        <w:t xml:space="preserve">, M., </w:t>
      </w:r>
      <w:proofErr w:type="spellStart"/>
      <w:r w:rsidRPr="00244A3B">
        <w:rPr>
          <w:color w:val="auto"/>
        </w:rPr>
        <w:t>Grignolio</w:t>
      </w:r>
      <w:proofErr w:type="spellEnd"/>
      <w:r w:rsidRPr="00244A3B">
        <w:rPr>
          <w:color w:val="auto"/>
        </w:rPr>
        <w:t xml:space="preserve">, S., von Hardenberg, J., </w:t>
      </w:r>
      <w:proofErr w:type="spellStart"/>
      <w:r w:rsidRPr="00244A3B">
        <w:rPr>
          <w:color w:val="auto"/>
        </w:rPr>
        <w:t>Apollonio</w:t>
      </w:r>
      <w:proofErr w:type="spellEnd"/>
      <w:r w:rsidRPr="00244A3B">
        <w:rPr>
          <w:color w:val="auto"/>
        </w:rPr>
        <w:t xml:space="preserve">, M., &amp; </w:t>
      </w:r>
      <w:proofErr w:type="spellStart"/>
      <w:r w:rsidRPr="00244A3B">
        <w:rPr>
          <w:color w:val="auto"/>
        </w:rPr>
        <w:t>Ciuti</w:t>
      </w:r>
      <w:proofErr w:type="spellEnd"/>
      <w:r w:rsidRPr="00244A3B">
        <w:rPr>
          <w:color w:val="auto"/>
        </w:rPr>
        <w:t xml:space="preserve">, S. (2019). Forecasting the response to global warming in a heat-sensitive species. </w:t>
      </w:r>
      <w:r w:rsidRPr="00244A3B">
        <w:rPr>
          <w:i/>
          <w:iCs/>
          <w:color w:val="auto"/>
        </w:rPr>
        <w:t>Scientific Reports</w:t>
      </w:r>
      <w:r w:rsidRPr="00244A3B">
        <w:rPr>
          <w:color w:val="auto"/>
        </w:rPr>
        <w:t xml:space="preserve">, </w:t>
      </w:r>
      <w:r w:rsidRPr="00244A3B">
        <w:rPr>
          <w:i/>
          <w:iCs/>
          <w:color w:val="auto"/>
        </w:rPr>
        <w:t>9</w:t>
      </w:r>
      <w:r w:rsidRPr="00244A3B">
        <w:rPr>
          <w:color w:val="auto"/>
        </w:rPr>
        <w:t xml:space="preserve">(1). https://doi.org/10.1038/s41598-019-39450-5 </w:t>
      </w:r>
    </w:p>
    <w:p w14:paraId="5E7FA01B" w14:textId="77777777" w:rsidR="00294694" w:rsidRPr="00244A3B" w:rsidRDefault="00294694" w:rsidP="00244A3B">
      <w:pPr>
        <w:pStyle w:val="Default"/>
        <w:spacing w:before="120" w:after="120"/>
        <w:ind w:firstLine="426"/>
        <w:rPr>
          <w:color w:val="auto"/>
        </w:rPr>
        <w:pPrChange w:id="807" w:author="Giulia Masoero" w:date="2022-07-01T17:22:00Z">
          <w:pPr>
            <w:pStyle w:val="Default"/>
            <w:spacing w:before="120" w:after="120" w:line="360" w:lineRule="auto"/>
            <w:ind w:firstLine="426"/>
          </w:pPr>
        </w:pPrChange>
      </w:pPr>
      <w:proofErr w:type="spellStart"/>
      <w:r w:rsidRPr="00244A3B">
        <w:rPr>
          <w:color w:val="auto"/>
        </w:rPr>
        <w:t>Brügemann</w:t>
      </w:r>
      <w:proofErr w:type="spellEnd"/>
      <w:r w:rsidRPr="00244A3B">
        <w:rPr>
          <w:color w:val="auto"/>
        </w:rPr>
        <w:t xml:space="preserve">, K., </w:t>
      </w:r>
      <w:proofErr w:type="spellStart"/>
      <w:r w:rsidRPr="00244A3B">
        <w:rPr>
          <w:color w:val="auto"/>
        </w:rPr>
        <w:t>Gernand</w:t>
      </w:r>
      <w:proofErr w:type="spellEnd"/>
      <w:r w:rsidRPr="00244A3B">
        <w:rPr>
          <w:color w:val="auto"/>
        </w:rPr>
        <w:t xml:space="preserve">, E., König Von </w:t>
      </w:r>
      <w:proofErr w:type="spellStart"/>
      <w:r w:rsidRPr="00244A3B">
        <w:rPr>
          <w:color w:val="auto"/>
        </w:rPr>
        <w:t>Borstel</w:t>
      </w:r>
      <w:proofErr w:type="spellEnd"/>
      <w:r w:rsidRPr="00244A3B">
        <w:rPr>
          <w:color w:val="auto"/>
        </w:rPr>
        <w:t xml:space="preserve">, U., &amp; König, S. (2012). Defining and evaluating heat stress thresholds in different dairy cow production systems. </w:t>
      </w:r>
      <w:r w:rsidRPr="00244A3B">
        <w:rPr>
          <w:i/>
          <w:iCs/>
          <w:color w:val="auto"/>
        </w:rPr>
        <w:t>Archives Animal Breeding</w:t>
      </w:r>
      <w:r w:rsidRPr="00244A3B">
        <w:rPr>
          <w:color w:val="auto"/>
        </w:rPr>
        <w:t xml:space="preserve">, </w:t>
      </w:r>
      <w:r w:rsidRPr="00244A3B">
        <w:rPr>
          <w:i/>
          <w:iCs/>
          <w:color w:val="auto"/>
        </w:rPr>
        <w:t>55</w:t>
      </w:r>
      <w:r w:rsidRPr="00244A3B">
        <w:rPr>
          <w:color w:val="auto"/>
        </w:rPr>
        <w:t xml:space="preserve">(1), 13–24. https://doi.org/10.5194/aab-55-13-2012 </w:t>
      </w:r>
    </w:p>
    <w:p w14:paraId="612E269D" w14:textId="77777777" w:rsidR="00294694" w:rsidRPr="00244A3B" w:rsidRDefault="00294694" w:rsidP="00244A3B">
      <w:pPr>
        <w:pStyle w:val="Default"/>
        <w:spacing w:before="120" w:after="120"/>
        <w:ind w:firstLine="426"/>
        <w:rPr>
          <w:color w:val="auto"/>
        </w:rPr>
        <w:pPrChange w:id="808" w:author="Giulia Masoero" w:date="2022-07-01T17:22:00Z">
          <w:pPr>
            <w:pStyle w:val="Default"/>
            <w:spacing w:before="120" w:after="120" w:line="360" w:lineRule="auto"/>
            <w:ind w:firstLine="426"/>
          </w:pPr>
        </w:pPrChange>
      </w:pPr>
      <w:proofErr w:type="spellStart"/>
      <w:r w:rsidRPr="00244A3B">
        <w:rPr>
          <w:color w:val="auto"/>
        </w:rPr>
        <w:t>Büntgen</w:t>
      </w:r>
      <w:proofErr w:type="spellEnd"/>
      <w:r w:rsidRPr="00244A3B">
        <w:rPr>
          <w:color w:val="auto"/>
        </w:rPr>
        <w:t xml:space="preserve">, U., </w:t>
      </w:r>
      <w:proofErr w:type="spellStart"/>
      <w:r w:rsidRPr="00244A3B">
        <w:rPr>
          <w:color w:val="auto"/>
        </w:rPr>
        <w:t>Greuter</w:t>
      </w:r>
      <w:proofErr w:type="spellEnd"/>
      <w:r w:rsidRPr="00244A3B">
        <w:rPr>
          <w:color w:val="auto"/>
        </w:rPr>
        <w:t xml:space="preserve">, L., Bollmann, K., Jenny, H., </w:t>
      </w:r>
      <w:proofErr w:type="spellStart"/>
      <w:r w:rsidRPr="00244A3B">
        <w:rPr>
          <w:color w:val="auto"/>
        </w:rPr>
        <w:t>Liebhold</w:t>
      </w:r>
      <w:proofErr w:type="spellEnd"/>
      <w:r w:rsidRPr="00244A3B">
        <w:rPr>
          <w:color w:val="auto"/>
        </w:rPr>
        <w:t xml:space="preserve">, A., </w:t>
      </w:r>
      <w:proofErr w:type="spellStart"/>
      <w:r w:rsidRPr="00244A3B">
        <w:rPr>
          <w:color w:val="auto"/>
        </w:rPr>
        <w:t>Galván</w:t>
      </w:r>
      <w:proofErr w:type="spellEnd"/>
      <w:r w:rsidRPr="00244A3B">
        <w:rPr>
          <w:color w:val="auto"/>
        </w:rPr>
        <w:t xml:space="preserve">, J. D., </w:t>
      </w:r>
      <w:proofErr w:type="spellStart"/>
      <w:r w:rsidRPr="00244A3B">
        <w:rPr>
          <w:color w:val="auto"/>
        </w:rPr>
        <w:t>Stenseth</w:t>
      </w:r>
      <w:proofErr w:type="spellEnd"/>
      <w:r w:rsidRPr="00244A3B">
        <w:rPr>
          <w:color w:val="auto"/>
        </w:rPr>
        <w:t xml:space="preserve">, N. C., Andrew, C., &amp; </w:t>
      </w:r>
      <w:proofErr w:type="spellStart"/>
      <w:r w:rsidRPr="00244A3B">
        <w:rPr>
          <w:color w:val="auto"/>
        </w:rPr>
        <w:t>Mysterud</w:t>
      </w:r>
      <w:proofErr w:type="spellEnd"/>
      <w:r w:rsidRPr="00244A3B">
        <w:rPr>
          <w:color w:val="auto"/>
        </w:rPr>
        <w:t xml:space="preserve">, A. (2017). Elevational range shifts in four mountain ungulate species from the Swiss Alps. </w:t>
      </w:r>
      <w:r w:rsidRPr="00244A3B">
        <w:rPr>
          <w:i/>
          <w:iCs/>
          <w:color w:val="auto"/>
        </w:rPr>
        <w:t>Ecosphere</w:t>
      </w:r>
      <w:r w:rsidRPr="00244A3B">
        <w:rPr>
          <w:color w:val="auto"/>
        </w:rPr>
        <w:t xml:space="preserve">, </w:t>
      </w:r>
      <w:r w:rsidRPr="00244A3B">
        <w:rPr>
          <w:i/>
          <w:iCs/>
          <w:color w:val="auto"/>
        </w:rPr>
        <w:t>8</w:t>
      </w:r>
      <w:r w:rsidRPr="00244A3B">
        <w:rPr>
          <w:color w:val="auto"/>
        </w:rPr>
        <w:t xml:space="preserve">(4). https://doi.org/10.1002/ecs2.1761 </w:t>
      </w:r>
    </w:p>
    <w:p w14:paraId="428C4A13" w14:textId="77777777" w:rsidR="00294694" w:rsidRPr="00244A3B" w:rsidRDefault="00294694" w:rsidP="00244A3B">
      <w:pPr>
        <w:pStyle w:val="Default"/>
        <w:spacing w:before="120" w:after="120"/>
        <w:ind w:firstLine="426"/>
        <w:rPr>
          <w:color w:val="auto"/>
        </w:rPr>
        <w:pPrChange w:id="809" w:author="Giulia Masoero" w:date="2022-07-01T17:22:00Z">
          <w:pPr>
            <w:pStyle w:val="Default"/>
            <w:spacing w:before="120" w:after="120" w:line="360" w:lineRule="auto"/>
            <w:ind w:firstLine="426"/>
          </w:pPr>
        </w:pPrChange>
      </w:pPr>
      <w:r w:rsidRPr="00244A3B">
        <w:rPr>
          <w:color w:val="auto"/>
        </w:rPr>
        <w:t xml:space="preserve">Chen, I.-C., Hill, J. K., </w:t>
      </w:r>
      <w:proofErr w:type="spellStart"/>
      <w:r w:rsidRPr="00244A3B">
        <w:rPr>
          <w:color w:val="auto"/>
        </w:rPr>
        <w:t>Ohlemüller</w:t>
      </w:r>
      <w:proofErr w:type="spellEnd"/>
      <w:r w:rsidRPr="00244A3B">
        <w:rPr>
          <w:color w:val="auto"/>
        </w:rPr>
        <w:t xml:space="preserve">, R., Roy, D. B., &amp; Thomas, C. D. (2011). Rapid Range Shifts of Species Associated with High Levels of Climate Warming. </w:t>
      </w:r>
      <w:r w:rsidRPr="00244A3B">
        <w:rPr>
          <w:i/>
          <w:iCs/>
          <w:color w:val="auto"/>
        </w:rPr>
        <w:t>Science</w:t>
      </w:r>
      <w:r w:rsidRPr="00244A3B">
        <w:rPr>
          <w:color w:val="auto"/>
        </w:rPr>
        <w:t xml:space="preserve">, </w:t>
      </w:r>
      <w:r w:rsidRPr="00244A3B">
        <w:rPr>
          <w:i/>
          <w:iCs/>
          <w:color w:val="auto"/>
        </w:rPr>
        <w:t>333</w:t>
      </w:r>
      <w:r w:rsidRPr="00244A3B">
        <w:rPr>
          <w:color w:val="auto"/>
        </w:rPr>
        <w:t xml:space="preserve">(6045), 1024–1026. https://doi.org/10.1126/science.1206432 </w:t>
      </w:r>
    </w:p>
    <w:p w14:paraId="1B028A1B" w14:textId="77777777" w:rsidR="00294694" w:rsidRPr="00244A3B" w:rsidRDefault="00294694" w:rsidP="00244A3B">
      <w:pPr>
        <w:pStyle w:val="Default"/>
        <w:spacing w:before="120" w:after="120"/>
        <w:ind w:firstLine="426"/>
        <w:rPr>
          <w:color w:val="auto"/>
        </w:rPr>
        <w:pPrChange w:id="810" w:author="Giulia Masoero" w:date="2022-07-01T17:22:00Z">
          <w:pPr>
            <w:pStyle w:val="Default"/>
            <w:spacing w:before="120" w:after="120" w:line="360" w:lineRule="auto"/>
            <w:ind w:firstLine="426"/>
          </w:pPr>
        </w:pPrChange>
      </w:pPr>
      <w:proofErr w:type="spellStart"/>
      <w:r w:rsidRPr="00244A3B">
        <w:rPr>
          <w:color w:val="auto"/>
        </w:rPr>
        <w:t>Chirichella</w:t>
      </w:r>
      <w:proofErr w:type="spellEnd"/>
      <w:r w:rsidRPr="00244A3B">
        <w:rPr>
          <w:color w:val="auto"/>
        </w:rPr>
        <w:t xml:space="preserve">, R., Stephens, P. A., Mason, T. H. E., &amp; </w:t>
      </w:r>
      <w:proofErr w:type="spellStart"/>
      <w:r w:rsidRPr="00244A3B">
        <w:rPr>
          <w:color w:val="auto"/>
        </w:rPr>
        <w:t>Apollonio</w:t>
      </w:r>
      <w:proofErr w:type="spellEnd"/>
      <w:r w:rsidRPr="00244A3B">
        <w:rPr>
          <w:color w:val="auto"/>
        </w:rPr>
        <w:t xml:space="preserve">, M. (2021). Contrasting Effects of Climate Change on Alpine Chamois. </w:t>
      </w:r>
      <w:r w:rsidRPr="00244A3B">
        <w:rPr>
          <w:i/>
          <w:iCs/>
          <w:color w:val="auto"/>
        </w:rPr>
        <w:t>Journal of Wildlife Management</w:t>
      </w:r>
      <w:r w:rsidRPr="00244A3B">
        <w:rPr>
          <w:color w:val="auto"/>
        </w:rPr>
        <w:t xml:space="preserve">, </w:t>
      </w:r>
      <w:r w:rsidRPr="00244A3B">
        <w:rPr>
          <w:i/>
          <w:iCs/>
          <w:color w:val="auto"/>
        </w:rPr>
        <w:t>85</w:t>
      </w:r>
      <w:r w:rsidRPr="00244A3B">
        <w:rPr>
          <w:color w:val="auto"/>
        </w:rPr>
        <w:t xml:space="preserve">(1), 109–120. https://doi.org/10.1002/jwmg.21962 </w:t>
      </w:r>
    </w:p>
    <w:p w14:paraId="4B78E10F" w14:textId="77777777" w:rsidR="00294694" w:rsidRPr="00244A3B" w:rsidRDefault="00294694" w:rsidP="00244A3B">
      <w:pPr>
        <w:pStyle w:val="Default"/>
        <w:spacing w:before="120" w:after="120"/>
        <w:ind w:firstLine="426"/>
        <w:rPr>
          <w:color w:val="auto"/>
        </w:rPr>
        <w:pPrChange w:id="811" w:author="Giulia Masoero" w:date="2022-07-01T17:22:00Z">
          <w:pPr>
            <w:pStyle w:val="Default"/>
            <w:spacing w:before="120" w:after="120" w:line="360" w:lineRule="auto"/>
            <w:ind w:firstLine="426"/>
          </w:pPr>
        </w:pPrChange>
      </w:pPr>
      <w:proofErr w:type="spellStart"/>
      <w:r w:rsidRPr="00244A3B">
        <w:rPr>
          <w:color w:val="auto"/>
        </w:rPr>
        <w:t>Forchhammer</w:t>
      </w:r>
      <w:proofErr w:type="spellEnd"/>
      <w:r w:rsidRPr="00244A3B">
        <w:rPr>
          <w:color w:val="auto"/>
        </w:rPr>
        <w:t xml:space="preserve">, M. C., </w:t>
      </w:r>
      <w:proofErr w:type="spellStart"/>
      <w:r w:rsidRPr="00244A3B">
        <w:rPr>
          <w:color w:val="auto"/>
        </w:rPr>
        <w:t>Clutton</w:t>
      </w:r>
      <w:proofErr w:type="spellEnd"/>
      <w:r w:rsidRPr="00244A3B">
        <w:rPr>
          <w:color w:val="auto"/>
        </w:rPr>
        <w:t xml:space="preserve">-Brock, T. H., </w:t>
      </w:r>
      <w:proofErr w:type="spellStart"/>
      <w:r w:rsidRPr="00244A3B">
        <w:rPr>
          <w:color w:val="auto"/>
        </w:rPr>
        <w:t>Lindström</w:t>
      </w:r>
      <w:proofErr w:type="spellEnd"/>
      <w:r w:rsidRPr="00244A3B">
        <w:rPr>
          <w:color w:val="auto"/>
        </w:rPr>
        <w:t xml:space="preserve">, J., &amp; </w:t>
      </w:r>
      <w:proofErr w:type="spellStart"/>
      <w:r w:rsidRPr="00244A3B">
        <w:rPr>
          <w:color w:val="auto"/>
        </w:rPr>
        <w:t>Albon</w:t>
      </w:r>
      <w:proofErr w:type="spellEnd"/>
      <w:r w:rsidRPr="00244A3B">
        <w:rPr>
          <w:color w:val="auto"/>
        </w:rPr>
        <w:t xml:space="preserve">, S. D. (2001). Climate and population density induce long-term cohort variation in a northern ungulate. </w:t>
      </w:r>
      <w:r w:rsidRPr="00244A3B">
        <w:rPr>
          <w:i/>
          <w:iCs/>
          <w:color w:val="auto"/>
        </w:rPr>
        <w:t>Journal of Animal Ecology</w:t>
      </w:r>
      <w:r w:rsidRPr="00244A3B">
        <w:rPr>
          <w:color w:val="auto"/>
        </w:rPr>
        <w:t xml:space="preserve">, </w:t>
      </w:r>
      <w:r w:rsidRPr="00244A3B">
        <w:rPr>
          <w:i/>
          <w:iCs/>
          <w:color w:val="auto"/>
        </w:rPr>
        <w:t>70</w:t>
      </w:r>
      <w:r w:rsidRPr="00244A3B">
        <w:rPr>
          <w:color w:val="auto"/>
        </w:rPr>
        <w:t xml:space="preserve">(5), 721–729. https://doi.org/10.1046/j.0021-8790.2001.00532.x </w:t>
      </w:r>
    </w:p>
    <w:p w14:paraId="775EDF94" w14:textId="77777777" w:rsidR="00294694" w:rsidRPr="00244A3B" w:rsidRDefault="00294694" w:rsidP="00244A3B">
      <w:pPr>
        <w:pStyle w:val="Default"/>
        <w:spacing w:before="120" w:after="120"/>
        <w:ind w:firstLine="426"/>
        <w:rPr>
          <w:color w:val="auto"/>
        </w:rPr>
        <w:pPrChange w:id="812" w:author="Giulia Masoero" w:date="2022-07-01T17:22:00Z">
          <w:pPr>
            <w:pStyle w:val="Default"/>
            <w:spacing w:before="120" w:after="120" w:line="360" w:lineRule="auto"/>
            <w:ind w:firstLine="426"/>
          </w:pPr>
        </w:pPrChange>
      </w:pPr>
      <w:r w:rsidRPr="00244A3B">
        <w:rPr>
          <w:color w:val="auto"/>
        </w:rPr>
        <w:t>Gaillard, J.-M., Festa-</w:t>
      </w:r>
      <w:proofErr w:type="spellStart"/>
      <w:r w:rsidRPr="00244A3B">
        <w:rPr>
          <w:color w:val="auto"/>
        </w:rPr>
        <w:t>Bianchet</w:t>
      </w:r>
      <w:proofErr w:type="spellEnd"/>
      <w:r w:rsidRPr="00244A3B">
        <w:rPr>
          <w:color w:val="auto"/>
        </w:rPr>
        <w:t xml:space="preserve">, M., </w:t>
      </w:r>
      <w:proofErr w:type="spellStart"/>
      <w:r w:rsidRPr="00244A3B">
        <w:rPr>
          <w:color w:val="auto"/>
        </w:rPr>
        <w:t>Yoccoz</w:t>
      </w:r>
      <w:proofErr w:type="spellEnd"/>
      <w:r w:rsidRPr="00244A3B">
        <w:rPr>
          <w:color w:val="auto"/>
        </w:rPr>
        <w:t xml:space="preserve">, N. G., </w:t>
      </w:r>
      <w:proofErr w:type="spellStart"/>
      <w:r w:rsidRPr="00244A3B">
        <w:rPr>
          <w:color w:val="auto"/>
        </w:rPr>
        <w:t>Loison</w:t>
      </w:r>
      <w:proofErr w:type="spellEnd"/>
      <w:r w:rsidRPr="00244A3B">
        <w:rPr>
          <w:color w:val="auto"/>
        </w:rPr>
        <w:t xml:space="preserve">, A., &amp; </w:t>
      </w:r>
      <w:proofErr w:type="spellStart"/>
      <w:r w:rsidRPr="00244A3B">
        <w:rPr>
          <w:color w:val="auto"/>
        </w:rPr>
        <w:t>To¨ıgo</w:t>
      </w:r>
      <w:proofErr w:type="spellEnd"/>
      <w:r w:rsidRPr="00244A3B">
        <w:rPr>
          <w:color w:val="auto"/>
        </w:rPr>
        <w:t xml:space="preserve">, C. T. (2000). </w:t>
      </w:r>
      <w:r w:rsidRPr="00244A3B">
        <w:rPr>
          <w:i/>
          <w:iCs/>
          <w:color w:val="auto"/>
        </w:rPr>
        <w:t>Temporal Variation in Fitness Components and Population Dynamics of Large Herbivores Introduction: Widespread Large Herbivores in Variable Environments</w:t>
      </w:r>
      <w:r w:rsidRPr="00244A3B">
        <w:rPr>
          <w:color w:val="auto"/>
        </w:rPr>
        <w:t xml:space="preserve">. www.annualreviews.org </w:t>
      </w:r>
    </w:p>
    <w:p w14:paraId="0DB41686" w14:textId="77777777" w:rsidR="00294694" w:rsidRPr="00244A3B" w:rsidRDefault="00294694" w:rsidP="00244A3B">
      <w:pPr>
        <w:pStyle w:val="Default"/>
        <w:spacing w:before="120" w:after="120"/>
        <w:ind w:firstLine="426"/>
        <w:rPr>
          <w:color w:val="auto"/>
        </w:rPr>
        <w:pPrChange w:id="813" w:author="Giulia Masoero" w:date="2022-07-01T17:22:00Z">
          <w:pPr>
            <w:pStyle w:val="Default"/>
            <w:spacing w:before="120" w:after="120" w:line="360" w:lineRule="auto"/>
            <w:ind w:firstLine="426"/>
          </w:pPr>
        </w:pPrChange>
      </w:pPr>
      <w:proofErr w:type="spellStart"/>
      <w:r w:rsidRPr="00244A3B">
        <w:rPr>
          <w:color w:val="auto"/>
        </w:rPr>
        <w:t>Gantner</w:t>
      </w:r>
      <w:proofErr w:type="spellEnd"/>
      <w:r w:rsidRPr="00244A3B">
        <w:rPr>
          <w:color w:val="auto"/>
        </w:rPr>
        <w:t xml:space="preserve">, V., </w:t>
      </w:r>
      <w:proofErr w:type="spellStart"/>
      <w:r w:rsidRPr="00244A3B">
        <w:rPr>
          <w:color w:val="auto"/>
        </w:rPr>
        <w:t>Mijić</w:t>
      </w:r>
      <w:proofErr w:type="spellEnd"/>
      <w:r w:rsidRPr="00244A3B">
        <w:rPr>
          <w:color w:val="auto"/>
        </w:rPr>
        <w:t xml:space="preserve">, P., </w:t>
      </w:r>
      <w:proofErr w:type="spellStart"/>
      <w:r w:rsidRPr="00244A3B">
        <w:rPr>
          <w:color w:val="auto"/>
        </w:rPr>
        <w:t>Kuterovac</w:t>
      </w:r>
      <w:proofErr w:type="spellEnd"/>
      <w:r w:rsidRPr="00244A3B">
        <w:rPr>
          <w:color w:val="auto"/>
        </w:rPr>
        <w:t xml:space="preserve">, K., </w:t>
      </w:r>
      <w:proofErr w:type="spellStart"/>
      <w:r w:rsidRPr="00244A3B">
        <w:rPr>
          <w:color w:val="auto"/>
        </w:rPr>
        <w:t>Solić</w:t>
      </w:r>
      <w:proofErr w:type="spellEnd"/>
      <w:r w:rsidRPr="00244A3B">
        <w:rPr>
          <w:color w:val="auto"/>
        </w:rPr>
        <w:t xml:space="preserve">, D., &amp; </w:t>
      </w:r>
      <w:proofErr w:type="spellStart"/>
      <w:r w:rsidRPr="00244A3B">
        <w:rPr>
          <w:color w:val="auto"/>
        </w:rPr>
        <w:t>Gantner</w:t>
      </w:r>
      <w:proofErr w:type="spellEnd"/>
      <w:r w:rsidRPr="00244A3B">
        <w:rPr>
          <w:color w:val="auto"/>
        </w:rPr>
        <w:t xml:space="preserve">, R. (2011). Temperature-humidity index values and their significance on the daily production of dairy cattle. </w:t>
      </w:r>
      <w:proofErr w:type="spellStart"/>
      <w:r w:rsidRPr="00244A3B">
        <w:rPr>
          <w:i/>
          <w:iCs/>
          <w:color w:val="auto"/>
        </w:rPr>
        <w:t>Mljekarstvo</w:t>
      </w:r>
      <w:proofErr w:type="spellEnd"/>
      <w:r w:rsidRPr="00244A3B">
        <w:rPr>
          <w:i/>
          <w:iCs/>
          <w:color w:val="auto"/>
        </w:rPr>
        <w:t xml:space="preserve">, 61, 56–63. </w:t>
      </w:r>
      <w:r w:rsidRPr="00244A3B">
        <w:rPr>
          <w:color w:val="auto"/>
        </w:rPr>
        <w:t xml:space="preserve">26 </w:t>
      </w:r>
    </w:p>
    <w:p w14:paraId="50D0B991" w14:textId="77777777" w:rsidR="00294694" w:rsidRPr="00244A3B" w:rsidRDefault="00294694" w:rsidP="00244A3B">
      <w:pPr>
        <w:pStyle w:val="Default"/>
        <w:spacing w:before="120" w:after="120"/>
        <w:ind w:firstLine="426"/>
        <w:rPr>
          <w:color w:val="auto"/>
        </w:rPr>
        <w:pPrChange w:id="814" w:author="Giulia Masoero" w:date="2022-07-01T17:22:00Z">
          <w:pPr>
            <w:pStyle w:val="Default"/>
            <w:spacing w:before="120" w:after="120" w:line="360" w:lineRule="auto"/>
            <w:ind w:firstLine="426"/>
          </w:pPr>
        </w:pPrChange>
      </w:pPr>
    </w:p>
    <w:p w14:paraId="726BD3ED" w14:textId="77777777" w:rsidR="00294694" w:rsidRPr="00244A3B" w:rsidRDefault="00294694" w:rsidP="00244A3B">
      <w:pPr>
        <w:pStyle w:val="Default"/>
        <w:pageBreakBefore/>
        <w:spacing w:before="120" w:after="120"/>
        <w:ind w:firstLine="426"/>
        <w:rPr>
          <w:color w:val="auto"/>
        </w:rPr>
        <w:pPrChange w:id="815" w:author="Giulia Masoero" w:date="2022-07-01T17:22:00Z">
          <w:pPr>
            <w:pStyle w:val="Default"/>
            <w:pageBreakBefore/>
            <w:spacing w:before="120" w:after="120" w:line="360" w:lineRule="auto"/>
            <w:ind w:firstLine="426"/>
          </w:pPr>
        </w:pPrChange>
      </w:pPr>
      <w:r w:rsidRPr="00244A3B">
        <w:rPr>
          <w:color w:val="auto"/>
        </w:rPr>
        <w:lastRenderedPageBreak/>
        <w:t xml:space="preserve">Gardner, J. L., Peters, A., Kearney, M. R., Joseph, L., &amp; Heinsohn, R. (2011). Declining body size: A third universal response to warming? In </w:t>
      </w:r>
      <w:r w:rsidRPr="00244A3B">
        <w:rPr>
          <w:i/>
          <w:iCs/>
          <w:color w:val="auto"/>
        </w:rPr>
        <w:t xml:space="preserve">Trends in Ecology and Evolution </w:t>
      </w:r>
      <w:r w:rsidRPr="00244A3B">
        <w:rPr>
          <w:color w:val="auto"/>
        </w:rPr>
        <w:t xml:space="preserve">(Vol. 26, Issue 6, pp. 285–291). https://doi.org/10.1016/j.tree.2011.03.005 </w:t>
      </w:r>
    </w:p>
    <w:p w14:paraId="2DAE2CA6" w14:textId="77777777" w:rsidR="00294694" w:rsidRPr="00244A3B" w:rsidRDefault="00294694" w:rsidP="00244A3B">
      <w:pPr>
        <w:pStyle w:val="Default"/>
        <w:spacing w:before="120" w:after="120"/>
        <w:ind w:firstLine="426"/>
        <w:rPr>
          <w:color w:val="auto"/>
        </w:rPr>
        <w:pPrChange w:id="816" w:author="Giulia Masoero" w:date="2022-07-01T17:22:00Z">
          <w:pPr>
            <w:pStyle w:val="Default"/>
            <w:spacing w:before="120" w:after="120" w:line="360" w:lineRule="auto"/>
            <w:ind w:firstLine="426"/>
          </w:pPr>
        </w:pPrChange>
      </w:pPr>
      <w:proofErr w:type="spellStart"/>
      <w:r w:rsidRPr="00244A3B">
        <w:rPr>
          <w:color w:val="auto"/>
        </w:rPr>
        <w:t>Garel</w:t>
      </w:r>
      <w:proofErr w:type="spellEnd"/>
      <w:r w:rsidRPr="00244A3B">
        <w:rPr>
          <w:color w:val="auto"/>
        </w:rPr>
        <w:t xml:space="preserve">, M., Gaillard, J. M., </w:t>
      </w:r>
      <w:proofErr w:type="spellStart"/>
      <w:r w:rsidRPr="00244A3B">
        <w:rPr>
          <w:color w:val="auto"/>
        </w:rPr>
        <w:t>Jullien</w:t>
      </w:r>
      <w:proofErr w:type="spellEnd"/>
      <w:r w:rsidRPr="00244A3B">
        <w:rPr>
          <w:color w:val="auto"/>
        </w:rPr>
        <w:t xml:space="preserve">, J. M., Dubray, D., Maillard, D., &amp; </w:t>
      </w:r>
      <w:proofErr w:type="spellStart"/>
      <w:r w:rsidRPr="00244A3B">
        <w:rPr>
          <w:color w:val="auto"/>
        </w:rPr>
        <w:t>Loison</w:t>
      </w:r>
      <w:proofErr w:type="spellEnd"/>
      <w:r w:rsidRPr="00244A3B">
        <w:rPr>
          <w:color w:val="auto"/>
        </w:rPr>
        <w:t xml:space="preserve">, A. (2011). Population abundance and early spring conditions determine variation in body mass of juvenile chamois. </w:t>
      </w:r>
      <w:r w:rsidRPr="00244A3B">
        <w:rPr>
          <w:i/>
          <w:iCs/>
          <w:color w:val="auto"/>
        </w:rPr>
        <w:t>Journal of Mammalogy</w:t>
      </w:r>
      <w:r w:rsidRPr="00244A3B">
        <w:rPr>
          <w:color w:val="auto"/>
        </w:rPr>
        <w:t xml:space="preserve">, </w:t>
      </w:r>
      <w:r w:rsidRPr="00244A3B">
        <w:rPr>
          <w:i/>
          <w:iCs/>
          <w:color w:val="auto"/>
        </w:rPr>
        <w:t>92</w:t>
      </w:r>
      <w:r w:rsidRPr="00244A3B">
        <w:rPr>
          <w:color w:val="auto"/>
        </w:rPr>
        <w:t xml:space="preserve">(5), 1112–1117. https://doi.org/10.1644/10-MAMM-A-056.1 </w:t>
      </w:r>
    </w:p>
    <w:p w14:paraId="0DF3B865" w14:textId="77777777" w:rsidR="00294694" w:rsidRPr="00244A3B" w:rsidRDefault="00294694" w:rsidP="00244A3B">
      <w:pPr>
        <w:pStyle w:val="Default"/>
        <w:spacing w:before="120" w:after="120"/>
        <w:ind w:firstLine="426"/>
        <w:rPr>
          <w:color w:val="auto"/>
        </w:rPr>
        <w:pPrChange w:id="817" w:author="Giulia Masoero" w:date="2022-07-01T17:22:00Z">
          <w:pPr>
            <w:pStyle w:val="Default"/>
            <w:spacing w:before="120" w:after="120" w:line="360" w:lineRule="auto"/>
            <w:ind w:firstLine="426"/>
          </w:pPr>
        </w:pPrChange>
      </w:pPr>
      <w:proofErr w:type="spellStart"/>
      <w:r w:rsidRPr="00244A3B">
        <w:rPr>
          <w:color w:val="auto"/>
        </w:rPr>
        <w:t>Garel</w:t>
      </w:r>
      <w:proofErr w:type="spellEnd"/>
      <w:r w:rsidRPr="00244A3B">
        <w:rPr>
          <w:color w:val="auto"/>
        </w:rPr>
        <w:t xml:space="preserve">, M., </w:t>
      </w:r>
      <w:proofErr w:type="spellStart"/>
      <w:r w:rsidRPr="00244A3B">
        <w:rPr>
          <w:color w:val="auto"/>
        </w:rPr>
        <w:t>Loison</w:t>
      </w:r>
      <w:proofErr w:type="spellEnd"/>
      <w:r w:rsidRPr="00244A3B">
        <w:rPr>
          <w:color w:val="auto"/>
        </w:rPr>
        <w:t xml:space="preserve">, A., </w:t>
      </w:r>
      <w:proofErr w:type="spellStart"/>
      <w:r w:rsidRPr="00244A3B">
        <w:rPr>
          <w:color w:val="auto"/>
        </w:rPr>
        <w:t>Jullien</w:t>
      </w:r>
      <w:proofErr w:type="spellEnd"/>
      <w:r w:rsidRPr="00244A3B">
        <w:rPr>
          <w:color w:val="auto"/>
        </w:rPr>
        <w:t xml:space="preserve">, J.-M., Dubray, D., Maillard, D., &amp; Gaillard, J.-M. (2009). Sex-specific Growth in Alpine Chamois. </w:t>
      </w:r>
      <w:r w:rsidRPr="00244A3B">
        <w:rPr>
          <w:i/>
          <w:iCs/>
          <w:color w:val="auto"/>
        </w:rPr>
        <w:t>Journal of Mammalogy</w:t>
      </w:r>
      <w:r w:rsidRPr="00244A3B">
        <w:rPr>
          <w:color w:val="auto"/>
        </w:rPr>
        <w:t xml:space="preserve">, </w:t>
      </w:r>
      <w:r w:rsidRPr="00244A3B">
        <w:rPr>
          <w:i/>
          <w:iCs/>
          <w:color w:val="auto"/>
        </w:rPr>
        <w:t>90</w:t>
      </w:r>
      <w:r w:rsidRPr="00244A3B">
        <w:rPr>
          <w:color w:val="auto"/>
        </w:rPr>
        <w:t xml:space="preserve">(4), 954–960. https://doi.org/10.1644/08-MAMM-A-287.1 </w:t>
      </w:r>
    </w:p>
    <w:p w14:paraId="59F5B73B" w14:textId="77777777" w:rsidR="00294694" w:rsidRPr="00244A3B" w:rsidRDefault="00294694" w:rsidP="00244A3B">
      <w:pPr>
        <w:pStyle w:val="Default"/>
        <w:spacing w:before="120" w:after="120"/>
        <w:ind w:firstLine="426"/>
        <w:rPr>
          <w:color w:val="auto"/>
        </w:rPr>
        <w:pPrChange w:id="818" w:author="Giulia Masoero" w:date="2022-07-01T17:22:00Z">
          <w:pPr>
            <w:pStyle w:val="Default"/>
            <w:spacing w:before="120" w:after="120" w:line="360" w:lineRule="auto"/>
            <w:ind w:firstLine="426"/>
          </w:pPr>
        </w:pPrChange>
      </w:pPr>
      <w:proofErr w:type="spellStart"/>
      <w:r w:rsidRPr="00244A3B">
        <w:rPr>
          <w:color w:val="auto"/>
        </w:rPr>
        <w:t>Gobiet</w:t>
      </w:r>
      <w:proofErr w:type="spellEnd"/>
      <w:r w:rsidRPr="00244A3B">
        <w:rPr>
          <w:color w:val="auto"/>
        </w:rPr>
        <w:t xml:space="preserve">, A., </w:t>
      </w:r>
      <w:proofErr w:type="spellStart"/>
      <w:r w:rsidRPr="00244A3B">
        <w:rPr>
          <w:color w:val="auto"/>
        </w:rPr>
        <w:t>Kotlarski</w:t>
      </w:r>
      <w:proofErr w:type="spellEnd"/>
      <w:r w:rsidRPr="00244A3B">
        <w:rPr>
          <w:color w:val="auto"/>
        </w:rPr>
        <w:t xml:space="preserve">, S., </w:t>
      </w:r>
      <w:proofErr w:type="spellStart"/>
      <w:r w:rsidRPr="00244A3B">
        <w:rPr>
          <w:color w:val="auto"/>
        </w:rPr>
        <w:t>Beniston</w:t>
      </w:r>
      <w:proofErr w:type="spellEnd"/>
      <w:r w:rsidRPr="00244A3B">
        <w:rPr>
          <w:color w:val="auto"/>
        </w:rPr>
        <w:t xml:space="preserve">, M., Heinrich, G., </w:t>
      </w:r>
      <w:proofErr w:type="spellStart"/>
      <w:r w:rsidRPr="00244A3B">
        <w:rPr>
          <w:color w:val="auto"/>
        </w:rPr>
        <w:t>Rajczak</w:t>
      </w:r>
      <w:proofErr w:type="spellEnd"/>
      <w:r w:rsidRPr="00244A3B">
        <w:rPr>
          <w:color w:val="auto"/>
        </w:rPr>
        <w:t xml:space="preserve">, J., &amp; Stoffel, M. (2014). 21st century climate change in the European Alps-A review. </w:t>
      </w:r>
      <w:r w:rsidRPr="00244A3B">
        <w:rPr>
          <w:i/>
          <w:iCs/>
          <w:color w:val="auto"/>
        </w:rPr>
        <w:t>Science of the Total Environment</w:t>
      </w:r>
      <w:r w:rsidRPr="00244A3B">
        <w:rPr>
          <w:color w:val="auto"/>
        </w:rPr>
        <w:t xml:space="preserve">, </w:t>
      </w:r>
      <w:r w:rsidRPr="00244A3B">
        <w:rPr>
          <w:i/>
          <w:iCs/>
          <w:color w:val="auto"/>
        </w:rPr>
        <w:t>493</w:t>
      </w:r>
      <w:r w:rsidRPr="00244A3B">
        <w:rPr>
          <w:color w:val="auto"/>
        </w:rPr>
        <w:t xml:space="preserve">, 1138–1151. https://doi.org/10.1016/j.scitotenv.2013.07.050 </w:t>
      </w:r>
    </w:p>
    <w:p w14:paraId="428349A5" w14:textId="77777777" w:rsidR="00294694" w:rsidRPr="00244A3B" w:rsidRDefault="00294694" w:rsidP="00244A3B">
      <w:pPr>
        <w:pStyle w:val="Default"/>
        <w:spacing w:before="120" w:after="120"/>
        <w:ind w:firstLine="426"/>
        <w:rPr>
          <w:color w:val="auto"/>
        </w:rPr>
        <w:pPrChange w:id="819" w:author="Giulia Masoero" w:date="2022-07-01T17:22:00Z">
          <w:pPr>
            <w:pStyle w:val="Default"/>
            <w:spacing w:before="120" w:after="120" w:line="360" w:lineRule="auto"/>
            <w:ind w:firstLine="426"/>
          </w:pPr>
        </w:pPrChange>
      </w:pPr>
      <w:r w:rsidRPr="00244A3B">
        <w:rPr>
          <w:color w:val="auto"/>
        </w:rPr>
        <w:t xml:space="preserve">Gorniak, T., Meyer, U., </w:t>
      </w:r>
      <w:proofErr w:type="spellStart"/>
      <w:r w:rsidRPr="00244A3B">
        <w:rPr>
          <w:color w:val="auto"/>
        </w:rPr>
        <w:t>Südekum</w:t>
      </w:r>
      <w:proofErr w:type="spellEnd"/>
      <w:r w:rsidRPr="00244A3B">
        <w:rPr>
          <w:color w:val="auto"/>
        </w:rPr>
        <w:t xml:space="preserve">, K. H., &amp; </w:t>
      </w:r>
      <w:proofErr w:type="spellStart"/>
      <w:r w:rsidRPr="00244A3B">
        <w:rPr>
          <w:color w:val="auto"/>
        </w:rPr>
        <w:t>Dänicke</w:t>
      </w:r>
      <w:proofErr w:type="spellEnd"/>
      <w:r w:rsidRPr="00244A3B">
        <w:rPr>
          <w:color w:val="auto"/>
        </w:rPr>
        <w:t xml:space="preserve">, S. (2014). Impact of mild heat stress on dry matter intake, milk yield and milk composition in mid-lactation Holstein dairy cows in a temperate climate. </w:t>
      </w:r>
      <w:r w:rsidRPr="00244A3B">
        <w:rPr>
          <w:i/>
          <w:iCs/>
          <w:color w:val="auto"/>
        </w:rPr>
        <w:t>Archives of Animal Nutrition</w:t>
      </w:r>
      <w:r w:rsidRPr="00244A3B">
        <w:rPr>
          <w:color w:val="auto"/>
        </w:rPr>
        <w:t xml:space="preserve">, </w:t>
      </w:r>
      <w:r w:rsidRPr="00244A3B">
        <w:rPr>
          <w:i/>
          <w:iCs/>
          <w:color w:val="auto"/>
        </w:rPr>
        <w:t>68</w:t>
      </w:r>
      <w:r w:rsidRPr="00244A3B">
        <w:rPr>
          <w:color w:val="auto"/>
        </w:rPr>
        <w:t xml:space="preserve">(5), 358–369. https://doi.org/10.1080/1745039X.2014.950451 </w:t>
      </w:r>
    </w:p>
    <w:p w14:paraId="41AD1868" w14:textId="77777777" w:rsidR="00294694" w:rsidRPr="00244A3B" w:rsidRDefault="00294694" w:rsidP="00244A3B">
      <w:pPr>
        <w:pStyle w:val="Default"/>
        <w:spacing w:before="120" w:after="120"/>
        <w:ind w:firstLine="426"/>
        <w:rPr>
          <w:color w:val="auto"/>
        </w:rPr>
        <w:pPrChange w:id="820" w:author="Giulia Masoero" w:date="2022-07-01T17:22:00Z">
          <w:pPr>
            <w:pStyle w:val="Default"/>
            <w:spacing w:before="120" w:after="120" w:line="360" w:lineRule="auto"/>
            <w:ind w:firstLine="426"/>
          </w:pPr>
        </w:pPrChange>
      </w:pPr>
      <w:r w:rsidRPr="00244A3B">
        <w:rPr>
          <w:color w:val="auto"/>
        </w:rPr>
        <w:t xml:space="preserve">Hansen, P. J. (2009). Effects of heat stress on mammalian reproduction. In </w:t>
      </w:r>
      <w:r w:rsidRPr="00244A3B">
        <w:rPr>
          <w:i/>
          <w:iCs/>
          <w:color w:val="auto"/>
        </w:rPr>
        <w:t xml:space="preserve">Philosophical Transactions of the Royal Society B: Biological Sciences </w:t>
      </w:r>
      <w:r w:rsidRPr="00244A3B">
        <w:rPr>
          <w:color w:val="auto"/>
        </w:rPr>
        <w:t xml:space="preserve">(Vol. 364, Issue 1534, pp. 3341–3350). Royal Society. https://doi.org/10.1098/rstb.2009.0131 </w:t>
      </w:r>
    </w:p>
    <w:p w14:paraId="288E22FA" w14:textId="77777777" w:rsidR="00294694" w:rsidRPr="00244A3B" w:rsidRDefault="00294694" w:rsidP="00244A3B">
      <w:pPr>
        <w:pStyle w:val="Default"/>
        <w:spacing w:before="120" w:after="120"/>
        <w:ind w:firstLine="426"/>
        <w:rPr>
          <w:color w:val="auto"/>
        </w:rPr>
        <w:pPrChange w:id="821" w:author="Giulia Masoero" w:date="2022-07-01T17:22:00Z">
          <w:pPr>
            <w:pStyle w:val="Default"/>
            <w:spacing w:before="120" w:after="120" w:line="360" w:lineRule="auto"/>
            <w:ind w:firstLine="426"/>
          </w:pPr>
        </w:pPrChange>
      </w:pPr>
      <w:r w:rsidRPr="00244A3B">
        <w:rPr>
          <w:color w:val="auto"/>
        </w:rPr>
        <w:t xml:space="preserve">Hardenberg, A., Bassano, B., </w:t>
      </w:r>
      <w:proofErr w:type="spellStart"/>
      <w:r w:rsidRPr="00244A3B">
        <w:rPr>
          <w:color w:val="auto"/>
        </w:rPr>
        <w:t>Peracino</w:t>
      </w:r>
      <w:proofErr w:type="spellEnd"/>
      <w:r w:rsidRPr="00244A3B">
        <w:rPr>
          <w:color w:val="auto"/>
        </w:rPr>
        <w:t xml:space="preserve">, A., &amp; Lovari, S. (2000). Male Alpine Chamois Occupy Territories at Hotspots Before the Mating Season. </w:t>
      </w:r>
      <w:r w:rsidRPr="00244A3B">
        <w:rPr>
          <w:i/>
          <w:iCs/>
          <w:color w:val="auto"/>
        </w:rPr>
        <w:t>Ethology</w:t>
      </w:r>
      <w:r w:rsidRPr="00244A3B">
        <w:rPr>
          <w:color w:val="auto"/>
        </w:rPr>
        <w:t xml:space="preserve">, </w:t>
      </w:r>
      <w:r w:rsidRPr="00244A3B">
        <w:rPr>
          <w:i/>
          <w:iCs/>
          <w:color w:val="auto"/>
        </w:rPr>
        <w:t>106</w:t>
      </w:r>
      <w:r w:rsidRPr="00244A3B">
        <w:rPr>
          <w:color w:val="auto"/>
        </w:rPr>
        <w:t xml:space="preserve">(7), 617–630. https://doi.org/10.1046/j.1439-0310.2000.00579.x </w:t>
      </w:r>
    </w:p>
    <w:p w14:paraId="6FE09873" w14:textId="77777777" w:rsidR="00294694" w:rsidRPr="00244A3B" w:rsidRDefault="00294694" w:rsidP="00244A3B">
      <w:pPr>
        <w:pStyle w:val="Default"/>
        <w:spacing w:before="120" w:after="120"/>
        <w:ind w:firstLine="426"/>
        <w:rPr>
          <w:color w:val="auto"/>
        </w:rPr>
        <w:pPrChange w:id="822" w:author="Giulia Masoero" w:date="2022-07-01T17:22:00Z">
          <w:pPr>
            <w:pStyle w:val="Default"/>
            <w:spacing w:before="120" w:after="120" w:line="360" w:lineRule="auto"/>
            <w:ind w:firstLine="426"/>
          </w:pPr>
        </w:pPrChange>
      </w:pPr>
      <w:proofErr w:type="spellStart"/>
      <w:r w:rsidRPr="00244A3B">
        <w:rPr>
          <w:color w:val="auto"/>
        </w:rPr>
        <w:t>Hetem</w:t>
      </w:r>
      <w:proofErr w:type="spellEnd"/>
      <w:r w:rsidRPr="00244A3B">
        <w:rPr>
          <w:color w:val="auto"/>
        </w:rPr>
        <w:t xml:space="preserve">, R. S., Fuller, A., Maloney, S. K., &amp; Mitchell, D. (2014). Responses of large mammals to climate change. </w:t>
      </w:r>
      <w:r w:rsidRPr="00244A3B">
        <w:rPr>
          <w:i/>
          <w:iCs/>
          <w:color w:val="auto"/>
        </w:rPr>
        <w:t>Temperature</w:t>
      </w:r>
      <w:r w:rsidRPr="00244A3B">
        <w:rPr>
          <w:color w:val="auto"/>
        </w:rPr>
        <w:t xml:space="preserve">, </w:t>
      </w:r>
      <w:r w:rsidRPr="00244A3B">
        <w:rPr>
          <w:i/>
          <w:iCs/>
          <w:color w:val="auto"/>
        </w:rPr>
        <w:t>1</w:t>
      </w:r>
      <w:r w:rsidRPr="00244A3B">
        <w:rPr>
          <w:color w:val="auto"/>
        </w:rPr>
        <w:t xml:space="preserve">(2), 115–127. https://doi.org/10.4161/temp.29651 27 </w:t>
      </w:r>
    </w:p>
    <w:p w14:paraId="1645667F" w14:textId="77777777" w:rsidR="00294694" w:rsidRPr="00244A3B" w:rsidRDefault="00294694" w:rsidP="00244A3B">
      <w:pPr>
        <w:pStyle w:val="Default"/>
        <w:spacing w:before="120" w:after="120"/>
        <w:ind w:firstLine="426"/>
        <w:rPr>
          <w:color w:val="auto"/>
        </w:rPr>
        <w:pPrChange w:id="823" w:author="Giulia Masoero" w:date="2022-07-01T17:22:00Z">
          <w:pPr>
            <w:pStyle w:val="Default"/>
            <w:spacing w:before="120" w:after="120" w:line="360" w:lineRule="auto"/>
            <w:ind w:firstLine="426"/>
          </w:pPr>
        </w:pPrChange>
      </w:pPr>
    </w:p>
    <w:p w14:paraId="7F79CD35" w14:textId="77777777" w:rsidR="00294694" w:rsidRPr="00244A3B" w:rsidRDefault="00294694" w:rsidP="00244A3B">
      <w:pPr>
        <w:pStyle w:val="Default"/>
        <w:pageBreakBefore/>
        <w:spacing w:before="120" w:after="120"/>
        <w:ind w:firstLine="426"/>
        <w:rPr>
          <w:color w:val="auto"/>
          <w:highlight w:val="yellow"/>
          <w:rPrChange w:id="824" w:author="Giulia Masoero" w:date="2022-07-01T17:21:00Z">
            <w:rPr>
              <w:color w:val="auto"/>
            </w:rPr>
          </w:rPrChange>
        </w:rPr>
        <w:pPrChange w:id="825" w:author="Giulia Masoero" w:date="2022-07-01T17:22:00Z">
          <w:pPr>
            <w:pStyle w:val="Default"/>
            <w:pageBreakBefore/>
            <w:spacing w:before="120" w:after="120" w:line="360" w:lineRule="auto"/>
            <w:ind w:firstLine="426"/>
          </w:pPr>
        </w:pPrChange>
      </w:pPr>
      <w:proofErr w:type="spellStart"/>
      <w:r w:rsidRPr="00244A3B">
        <w:rPr>
          <w:color w:val="auto"/>
          <w:highlight w:val="yellow"/>
          <w:rPrChange w:id="826" w:author="Giulia Masoero" w:date="2022-07-01T17:21:00Z">
            <w:rPr>
              <w:color w:val="auto"/>
            </w:rPr>
          </w:rPrChange>
        </w:rPr>
        <w:lastRenderedPageBreak/>
        <w:t>Ioset</w:t>
      </w:r>
      <w:proofErr w:type="spellEnd"/>
      <w:r w:rsidRPr="00244A3B">
        <w:rPr>
          <w:color w:val="auto"/>
          <w:highlight w:val="yellow"/>
          <w:rPrChange w:id="827" w:author="Giulia Masoero" w:date="2022-07-01T17:21:00Z">
            <w:rPr>
              <w:color w:val="auto"/>
            </w:rPr>
          </w:rPrChange>
        </w:rPr>
        <w:t xml:space="preserve">, N. (2020). Recent evolution of chamois weight: Exploring Ticino’s hunting data (Master Thesis). Department of Biology, University of Freiburg, Freiburg </w:t>
      </w:r>
    </w:p>
    <w:p w14:paraId="7EC2577F" w14:textId="77777777" w:rsidR="00294694" w:rsidRPr="00244A3B" w:rsidRDefault="00294694" w:rsidP="00244A3B">
      <w:pPr>
        <w:pStyle w:val="Default"/>
        <w:spacing w:before="120" w:after="120"/>
        <w:ind w:firstLine="426"/>
        <w:rPr>
          <w:color w:val="auto"/>
        </w:rPr>
        <w:pPrChange w:id="828" w:author="Giulia Masoero" w:date="2022-07-01T17:22:00Z">
          <w:pPr>
            <w:pStyle w:val="Default"/>
            <w:spacing w:before="120" w:after="120" w:line="360" w:lineRule="auto"/>
            <w:ind w:firstLine="426"/>
          </w:pPr>
        </w:pPrChange>
      </w:pPr>
      <w:proofErr w:type="spellStart"/>
      <w:r w:rsidRPr="00244A3B">
        <w:rPr>
          <w:color w:val="auto"/>
          <w:highlight w:val="yellow"/>
          <w:rPrChange w:id="829" w:author="Giulia Masoero" w:date="2022-07-01T17:21:00Z">
            <w:rPr>
              <w:color w:val="auto"/>
            </w:rPr>
          </w:rPrChange>
        </w:rPr>
        <w:t>Ioset</w:t>
      </w:r>
      <w:proofErr w:type="spellEnd"/>
      <w:r w:rsidRPr="00244A3B">
        <w:rPr>
          <w:color w:val="auto"/>
          <w:highlight w:val="yellow"/>
          <w:rPrChange w:id="830" w:author="Giulia Masoero" w:date="2022-07-01T17:21:00Z">
            <w:rPr>
              <w:color w:val="auto"/>
            </w:rPr>
          </w:rPrChange>
        </w:rPr>
        <w:t xml:space="preserve">, N. (2020). </w:t>
      </w:r>
      <w:r w:rsidRPr="00244A3B">
        <w:rPr>
          <w:i/>
          <w:iCs/>
          <w:color w:val="auto"/>
          <w:highlight w:val="yellow"/>
          <w:rPrChange w:id="831" w:author="Giulia Masoero" w:date="2022-07-01T17:21:00Z">
            <w:rPr>
              <w:i/>
              <w:iCs/>
              <w:color w:val="auto"/>
            </w:rPr>
          </w:rPrChange>
        </w:rPr>
        <w:t>Recent evolution of chamois weight: Exploring Ticino’s hunting data</w:t>
      </w:r>
      <w:r w:rsidRPr="00244A3B">
        <w:rPr>
          <w:color w:val="auto"/>
          <w:highlight w:val="yellow"/>
          <w:rPrChange w:id="832" w:author="Giulia Masoero" w:date="2022-07-01T17:21:00Z">
            <w:rPr>
              <w:color w:val="auto"/>
            </w:rPr>
          </w:rPrChange>
        </w:rPr>
        <w:t>.</w:t>
      </w:r>
      <w:r w:rsidRPr="00244A3B">
        <w:rPr>
          <w:color w:val="auto"/>
        </w:rPr>
        <w:t xml:space="preserve"> </w:t>
      </w:r>
    </w:p>
    <w:p w14:paraId="00A39D0D" w14:textId="77777777" w:rsidR="00294694" w:rsidRPr="00244A3B" w:rsidRDefault="00294694" w:rsidP="00244A3B">
      <w:pPr>
        <w:pStyle w:val="Default"/>
        <w:spacing w:before="120" w:after="120"/>
        <w:ind w:firstLine="426"/>
        <w:rPr>
          <w:color w:val="auto"/>
        </w:rPr>
        <w:pPrChange w:id="833" w:author="Giulia Masoero" w:date="2022-07-01T17:22:00Z">
          <w:pPr>
            <w:pStyle w:val="Default"/>
            <w:spacing w:before="120" w:after="120" w:line="360" w:lineRule="auto"/>
            <w:ind w:firstLine="426"/>
          </w:pPr>
        </w:pPrChange>
      </w:pPr>
      <w:r w:rsidRPr="00244A3B">
        <w:rPr>
          <w:color w:val="auto"/>
        </w:rPr>
        <w:t xml:space="preserve">Jackson, M. C., Pawar, S., &amp; Woodward, G. (2021). The Temporal Dynamics of Multiple Stressor Effects: From Individuals to Ecosystems. </w:t>
      </w:r>
      <w:r w:rsidRPr="00244A3B">
        <w:rPr>
          <w:i/>
          <w:iCs/>
          <w:color w:val="auto"/>
        </w:rPr>
        <w:t>Trends in Ecology &amp; Evolution</w:t>
      </w:r>
      <w:r w:rsidRPr="00244A3B">
        <w:rPr>
          <w:color w:val="auto"/>
        </w:rPr>
        <w:t xml:space="preserve">, </w:t>
      </w:r>
      <w:r w:rsidRPr="00244A3B">
        <w:rPr>
          <w:i/>
          <w:iCs/>
          <w:color w:val="auto"/>
        </w:rPr>
        <w:t>36</w:t>
      </w:r>
      <w:r w:rsidRPr="00244A3B">
        <w:rPr>
          <w:color w:val="auto"/>
        </w:rPr>
        <w:t xml:space="preserve">(5), 402–410. https://doi.org/10.1016/j.tree.2021.01.005 </w:t>
      </w:r>
    </w:p>
    <w:p w14:paraId="1FCC9D38" w14:textId="77777777" w:rsidR="00294694" w:rsidRPr="00244A3B" w:rsidRDefault="00294694" w:rsidP="00244A3B">
      <w:pPr>
        <w:pStyle w:val="Default"/>
        <w:spacing w:before="120" w:after="120"/>
        <w:ind w:firstLine="426"/>
        <w:rPr>
          <w:color w:val="auto"/>
        </w:rPr>
        <w:pPrChange w:id="834" w:author="Giulia Masoero" w:date="2022-07-01T17:22:00Z">
          <w:pPr>
            <w:pStyle w:val="Default"/>
            <w:spacing w:before="120" w:after="120" w:line="360" w:lineRule="auto"/>
            <w:ind w:firstLine="426"/>
          </w:pPr>
        </w:pPrChange>
      </w:pPr>
      <w:r w:rsidRPr="00244A3B">
        <w:rPr>
          <w:color w:val="auto"/>
        </w:rPr>
        <w:t xml:space="preserve">Klein, D. R. (1965). Ecology of Deer Range in Alaska. </w:t>
      </w:r>
      <w:r w:rsidRPr="00244A3B">
        <w:rPr>
          <w:i/>
          <w:iCs/>
          <w:color w:val="auto"/>
        </w:rPr>
        <w:t>Ecological Monographs</w:t>
      </w:r>
      <w:r w:rsidRPr="00244A3B">
        <w:rPr>
          <w:color w:val="auto"/>
        </w:rPr>
        <w:t xml:space="preserve">, </w:t>
      </w:r>
      <w:r w:rsidRPr="00244A3B">
        <w:rPr>
          <w:i/>
          <w:iCs/>
          <w:color w:val="auto"/>
        </w:rPr>
        <w:t>35</w:t>
      </w:r>
      <w:r w:rsidRPr="00244A3B">
        <w:rPr>
          <w:color w:val="auto"/>
        </w:rPr>
        <w:t xml:space="preserve">(3), 259–284. https://doi.org/10.2307/1942139 </w:t>
      </w:r>
    </w:p>
    <w:p w14:paraId="07B8283E" w14:textId="77777777" w:rsidR="00294694" w:rsidRPr="00244A3B" w:rsidRDefault="00294694" w:rsidP="00244A3B">
      <w:pPr>
        <w:pStyle w:val="Default"/>
        <w:spacing w:before="120" w:after="120"/>
        <w:ind w:firstLine="426"/>
        <w:rPr>
          <w:color w:val="auto"/>
        </w:rPr>
        <w:pPrChange w:id="835" w:author="Giulia Masoero" w:date="2022-07-01T17:22:00Z">
          <w:pPr>
            <w:pStyle w:val="Default"/>
            <w:spacing w:before="120" w:after="120" w:line="360" w:lineRule="auto"/>
            <w:ind w:firstLine="426"/>
          </w:pPr>
        </w:pPrChange>
      </w:pPr>
      <w:r w:rsidRPr="00244A3B">
        <w:rPr>
          <w:color w:val="auto"/>
        </w:rPr>
        <w:t xml:space="preserve">Knapp, D. M., &amp; </w:t>
      </w:r>
      <w:proofErr w:type="spellStart"/>
      <w:r w:rsidRPr="00244A3B">
        <w:rPr>
          <w:color w:val="auto"/>
        </w:rPr>
        <w:t>Grummer</w:t>
      </w:r>
      <w:proofErr w:type="spellEnd"/>
      <w:r w:rsidRPr="00244A3B">
        <w:rPr>
          <w:color w:val="auto"/>
        </w:rPr>
        <w:t xml:space="preserve">, R. R. (1991). Response of Lactating Dairy Cows to Fat Supplementation During Heat Stress. </w:t>
      </w:r>
      <w:r w:rsidRPr="00244A3B">
        <w:rPr>
          <w:i/>
          <w:iCs/>
          <w:color w:val="auto"/>
        </w:rPr>
        <w:t>Journal of Dairy Science</w:t>
      </w:r>
      <w:r w:rsidRPr="00244A3B">
        <w:rPr>
          <w:color w:val="auto"/>
        </w:rPr>
        <w:t xml:space="preserve">, </w:t>
      </w:r>
      <w:r w:rsidRPr="00244A3B">
        <w:rPr>
          <w:i/>
          <w:iCs/>
          <w:color w:val="auto"/>
        </w:rPr>
        <w:t>74</w:t>
      </w:r>
      <w:r w:rsidRPr="00244A3B">
        <w:rPr>
          <w:color w:val="auto"/>
        </w:rPr>
        <w:t xml:space="preserve">(8), 2573–2579. https://doi.org/10.3168/jds.S0022-0302(91)78435-X </w:t>
      </w:r>
    </w:p>
    <w:p w14:paraId="3EEC88A9" w14:textId="77777777" w:rsidR="00294694" w:rsidRPr="00244A3B" w:rsidRDefault="00294694" w:rsidP="00244A3B">
      <w:pPr>
        <w:pStyle w:val="Default"/>
        <w:spacing w:before="120" w:after="120"/>
        <w:ind w:firstLine="426"/>
        <w:rPr>
          <w:color w:val="auto"/>
        </w:rPr>
        <w:pPrChange w:id="836" w:author="Giulia Masoero" w:date="2022-07-01T17:22:00Z">
          <w:pPr>
            <w:pStyle w:val="Default"/>
            <w:spacing w:before="120" w:after="120" w:line="360" w:lineRule="auto"/>
            <w:ind w:firstLine="426"/>
          </w:pPr>
        </w:pPrChange>
      </w:pPr>
      <w:r w:rsidRPr="00244A3B">
        <w:rPr>
          <w:color w:val="auto"/>
        </w:rPr>
        <w:t xml:space="preserve">Liu, J., Li, L., Chen, X., Lu, Y., &amp; Wang, D. (2019). Effects of heat stress on body temperature, milk production, and reproduction in dairy cows: a novel idea for monitoring and evaluation of heat stress — A review. </w:t>
      </w:r>
      <w:r w:rsidRPr="00244A3B">
        <w:rPr>
          <w:i/>
          <w:iCs/>
          <w:color w:val="auto"/>
        </w:rPr>
        <w:t>Asian-Australasian Journal of Animal Sciences</w:t>
      </w:r>
      <w:r w:rsidRPr="00244A3B">
        <w:rPr>
          <w:color w:val="auto"/>
        </w:rPr>
        <w:t xml:space="preserve">, </w:t>
      </w:r>
      <w:r w:rsidRPr="00244A3B">
        <w:rPr>
          <w:i/>
          <w:iCs/>
          <w:color w:val="auto"/>
        </w:rPr>
        <w:t>32</w:t>
      </w:r>
      <w:r w:rsidRPr="00244A3B">
        <w:rPr>
          <w:color w:val="auto"/>
        </w:rPr>
        <w:t xml:space="preserve">(9), 1332–1339. https://doi.org/10.5713/ajas.18.0743 </w:t>
      </w:r>
    </w:p>
    <w:p w14:paraId="13438B15" w14:textId="77777777" w:rsidR="00294694" w:rsidRPr="00244A3B" w:rsidRDefault="00294694" w:rsidP="00244A3B">
      <w:pPr>
        <w:pStyle w:val="Default"/>
        <w:spacing w:before="120" w:after="120"/>
        <w:ind w:firstLine="426"/>
        <w:rPr>
          <w:color w:val="auto"/>
        </w:rPr>
        <w:pPrChange w:id="837" w:author="Giulia Masoero" w:date="2022-07-01T17:22:00Z">
          <w:pPr>
            <w:pStyle w:val="Default"/>
            <w:spacing w:before="120" w:after="120" w:line="360" w:lineRule="auto"/>
            <w:ind w:firstLine="426"/>
          </w:pPr>
        </w:pPrChange>
      </w:pPr>
      <w:r w:rsidRPr="00244A3B">
        <w:rPr>
          <w:color w:val="auto"/>
        </w:rPr>
        <w:t xml:space="preserve">Mason, T. H. E., </w:t>
      </w:r>
      <w:proofErr w:type="spellStart"/>
      <w:r w:rsidRPr="00244A3B">
        <w:rPr>
          <w:color w:val="auto"/>
        </w:rPr>
        <w:t>Apollonio</w:t>
      </w:r>
      <w:proofErr w:type="spellEnd"/>
      <w:r w:rsidRPr="00244A3B">
        <w:rPr>
          <w:color w:val="auto"/>
        </w:rPr>
        <w:t xml:space="preserve">, M., </w:t>
      </w:r>
      <w:proofErr w:type="spellStart"/>
      <w:r w:rsidRPr="00244A3B">
        <w:rPr>
          <w:color w:val="auto"/>
        </w:rPr>
        <w:t>Chirichella</w:t>
      </w:r>
      <w:proofErr w:type="spellEnd"/>
      <w:r w:rsidRPr="00244A3B">
        <w:rPr>
          <w:color w:val="auto"/>
        </w:rPr>
        <w:t xml:space="preserve">, R., Willis, S. G., &amp; Stephens, P. A. (2014). Environmental change and long-term body mass declines in an alpine mammal. </w:t>
      </w:r>
      <w:r w:rsidRPr="00244A3B">
        <w:rPr>
          <w:i/>
          <w:iCs/>
          <w:color w:val="auto"/>
        </w:rPr>
        <w:t>Frontiers in Zoology</w:t>
      </w:r>
      <w:r w:rsidRPr="00244A3B">
        <w:rPr>
          <w:color w:val="auto"/>
        </w:rPr>
        <w:t xml:space="preserve">, </w:t>
      </w:r>
      <w:r w:rsidRPr="00244A3B">
        <w:rPr>
          <w:i/>
          <w:iCs/>
          <w:color w:val="auto"/>
        </w:rPr>
        <w:t>11</w:t>
      </w:r>
      <w:r w:rsidRPr="00244A3B">
        <w:rPr>
          <w:color w:val="auto"/>
        </w:rPr>
        <w:t xml:space="preserve">(1). https://doi.org/10.1186/s12983-014-0069-6 </w:t>
      </w:r>
    </w:p>
    <w:p w14:paraId="213B71F5" w14:textId="77777777" w:rsidR="00294694" w:rsidRPr="00244A3B" w:rsidRDefault="00294694" w:rsidP="00244A3B">
      <w:pPr>
        <w:pStyle w:val="Default"/>
        <w:spacing w:before="120" w:after="120"/>
        <w:ind w:firstLine="426"/>
        <w:rPr>
          <w:color w:val="auto"/>
        </w:rPr>
        <w:pPrChange w:id="838" w:author="Giulia Masoero" w:date="2022-07-01T17:22:00Z">
          <w:pPr>
            <w:pStyle w:val="Default"/>
            <w:spacing w:before="120" w:after="120" w:line="360" w:lineRule="auto"/>
            <w:ind w:firstLine="426"/>
          </w:pPr>
        </w:pPrChange>
      </w:pPr>
      <w:r w:rsidRPr="00244A3B">
        <w:rPr>
          <w:color w:val="auto"/>
        </w:rPr>
        <w:t xml:space="preserve">Mason, T. H. E., Stephens, P. A., </w:t>
      </w:r>
      <w:proofErr w:type="spellStart"/>
      <w:r w:rsidRPr="00244A3B">
        <w:rPr>
          <w:color w:val="auto"/>
        </w:rPr>
        <w:t>Apollonio</w:t>
      </w:r>
      <w:proofErr w:type="spellEnd"/>
      <w:r w:rsidRPr="00244A3B">
        <w:rPr>
          <w:color w:val="auto"/>
        </w:rPr>
        <w:t xml:space="preserve">, M., &amp; Willis, S. G. (2014). Predicting potential responses to future climate in an alpine ungulate: interspecific interactions exceed climate effects. </w:t>
      </w:r>
      <w:r w:rsidRPr="00244A3B">
        <w:rPr>
          <w:i/>
          <w:iCs/>
          <w:color w:val="auto"/>
        </w:rPr>
        <w:t>Global Change Biology</w:t>
      </w:r>
      <w:r w:rsidRPr="00244A3B">
        <w:rPr>
          <w:color w:val="auto"/>
        </w:rPr>
        <w:t xml:space="preserve">, </w:t>
      </w:r>
      <w:r w:rsidRPr="00244A3B">
        <w:rPr>
          <w:i/>
          <w:iCs/>
          <w:color w:val="auto"/>
        </w:rPr>
        <w:t>20 12</w:t>
      </w:r>
      <w:r w:rsidRPr="00244A3B">
        <w:rPr>
          <w:color w:val="auto"/>
        </w:rPr>
        <w:t xml:space="preserve">, 3872–3882. </w:t>
      </w:r>
    </w:p>
    <w:p w14:paraId="008F88DE" w14:textId="77777777" w:rsidR="00294694" w:rsidRPr="00244A3B" w:rsidRDefault="00294694" w:rsidP="00244A3B">
      <w:pPr>
        <w:pStyle w:val="Default"/>
        <w:spacing w:before="120" w:after="120"/>
        <w:ind w:firstLine="426"/>
        <w:rPr>
          <w:color w:val="auto"/>
        </w:rPr>
        <w:pPrChange w:id="839" w:author="Giulia Masoero" w:date="2022-07-01T17:22:00Z">
          <w:pPr>
            <w:pStyle w:val="Default"/>
            <w:spacing w:before="120" w:after="120" w:line="360" w:lineRule="auto"/>
            <w:ind w:firstLine="426"/>
          </w:pPr>
        </w:pPrChange>
      </w:pPr>
      <w:r w:rsidRPr="00244A3B">
        <w:rPr>
          <w:color w:val="auto"/>
        </w:rPr>
        <w:t xml:space="preserve">Monteith, K. L., Stephenson, T. R., Bleich, V. C., Conner, M. M., Pierce, B. M., &amp; Bowyer, R. T. (2013). Risk-sensitive allocation in seasonal dynamics of fat and protein reserves in a long-lived mammal. </w:t>
      </w:r>
      <w:r w:rsidRPr="00244A3B">
        <w:rPr>
          <w:i/>
          <w:iCs/>
          <w:color w:val="auto"/>
        </w:rPr>
        <w:t>Journal of Animal Ecology</w:t>
      </w:r>
      <w:r w:rsidRPr="00244A3B">
        <w:rPr>
          <w:color w:val="auto"/>
        </w:rPr>
        <w:t xml:space="preserve">, </w:t>
      </w:r>
      <w:r w:rsidRPr="00244A3B">
        <w:rPr>
          <w:i/>
          <w:iCs/>
          <w:color w:val="auto"/>
        </w:rPr>
        <w:t>82</w:t>
      </w:r>
      <w:r w:rsidRPr="00244A3B">
        <w:rPr>
          <w:color w:val="auto"/>
        </w:rPr>
        <w:t xml:space="preserve">(2), 377–388. https://doi.org/10.1111/1365-2656.12016 28 </w:t>
      </w:r>
    </w:p>
    <w:p w14:paraId="1D825D5B" w14:textId="77777777" w:rsidR="00294694" w:rsidRPr="00244A3B" w:rsidRDefault="00294694" w:rsidP="00244A3B">
      <w:pPr>
        <w:pStyle w:val="Default"/>
        <w:spacing w:before="120" w:after="120"/>
        <w:ind w:firstLine="426"/>
        <w:rPr>
          <w:color w:val="auto"/>
        </w:rPr>
        <w:pPrChange w:id="840" w:author="Giulia Masoero" w:date="2022-07-01T17:22:00Z">
          <w:pPr>
            <w:pStyle w:val="Default"/>
            <w:spacing w:before="120" w:after="120" w:line="360" w:lineRule="auto"/>
            <w:ind w:firstLine="426"/>
          </w:pPr>
        </w:pPrChange>
      </w:pPr>
    </w:p>
    <w:p w14:paraId="2D442216" w14:textId="77777777" w:rsidR="00294694" w:rsidRPr="00244A3B" w:rsidRDefault="00294694" w:rsidP="00244A3B">
      <w:pPr>
        <w:pStyle w:val="Default"/>
        <w:pageBreakBefore/>
        <w:spacing w:before="120" w:after="120"/>
        <w:ind w:firstLine="426"/>
        <w:rPr>
          <w:color w:val="auto"/>
        </w:rPr>
        <w:pPrChange w:id="841" w:author="Giulia Masoero" w:date="2022-07-01T17:22:00Z">
          <w:pPr>
            <w:pStyle w:val="Default"/>
            <w:pageBreakBefore/>
            <w:spacing w:before="120" w:after="120" w:line="360" w:lineRule="auto"/>
            <w:ind w:firstLine="426"/>
          </w:pPr>
        </w:pPrChange>
      </w:pPr>
      <w:proofErr w:type="spellStart"/>
      <w:r w:rsidRPr="00244A3B">
        <w:rPr>
          <w:color w:val="auto"/>
        </w:rPr>
        <w:lastRenderedPageBreak/>
        <w:t>Nesti</w:t>
      </w:r>
      <w:proofErr w:type="spellEnd"/>
      <w:r w:rsidRPr="00244A3B">
        <w:rPr>
          <w:color w:val="auto"/>
        </w:rPr>
        <w:t xml:space="preserve">, I., </w:t>
      </w:r>
      <w:proofErr w:type="spellStart"/>
      <w:r w:rsidRPr="00244A3B">
        <w:rPr>
          <w:color w:val="auto"/>
        </w:rPr>
        <w:t>Posillico</w:t>
      </w:r>
      <w:proofErr w:type="spellEnd"/>
      <w:r w:rsidRPr="00244A3B">
        <w:rPr>
          <w:color w:val="auto"/>
        </w:rPr>
        <w:t xml:space="preserve">, M., &amp; Lovari, S. (2010). Ranging behaviour and habitat selection of Alpine chamois. </w:t>
      </w:r>
      <w:r w:rsidRPr="00244A3B">
        <w:rPr>
          <w:i/>
          <w:iCs/>
          <w:color w:val="auto"/>
        </w:rPr>
        <w:t>Ethology Ecology &amp; Evolution</w:t>
      </w:r>
      <w:r w:rsidRPr="00244A3B">
        <w:rPr>
          <w:color w:val="auto"/>
        </w:rPr>
        <w:t xml:space="preserve">, </w:t>
      </w:r>
      <w:r w:rsidRPr="00244A3B">
        <w:rPr>
          <w:i/>
          <w:iCs/>
          <w:color w:val="auto"/>
        </w:rPr>
        <w:t>22</w:t>
      </w:r>
      <w:r w:rsidRPr="00244A3B">
        <w:rPr>
          <w:color w:val="auto"/>
        </w:rPr>
        <w:t xml:space="preserve">(3), 215–231. https://doi.org/10.1080/03949370.2010.502316 </w:t>
      </w:r>
    </w:p>
    <w:p w14:paraId="29DC638C" w14:textId="77777777" w:rsidR="00294694" w:rsidRPr="00244A3B" w:rsidRDefault="00294694" w:rsidP="00244A3B">
      <w:pPr>
        <w:pStyle w:val="Default"/>
        <w:spacing w:before="120" w:after="120"/>
        <w:ind w:firstLine="426"/>
        <w:rPr>
          <w:color w:val="auto"/>
        </w:rPr>
        <w:pPrChange w:id="842" w:author="Giulia Masoero" w:date="2022-07-01T17:22:00Z">
          <w:pPr>
            <w:pStyle w:val="Default"/>
            <w:spacing w:before="120" w:after="120" w:line="360" w:lineRule="auto"/>
            <w:ind w:firstLine="426"/>
          </w:pPr>
        </w:pPrChange>
      </w:pPr>
      <w:r w:rsidRPr="00244A3B">
        <w:rPr>
          <w:color w:val="auto"/>
        </w:rPr>
        <w:t xml:space="preserve">Nord, A., &amp; Giroud, S. (2020). Lifelong Effects of Thermal Challenges During Development in Birds and Mammals. </w:t>
      </w:r>
      <w:r w:rsidRPr="00244A3B">
        <w:rPr>
          <w:i/>
          <w:iCs/>
          <w:color w:val="auto"/>
        </w:rPr>
        <w:t>Frontiers in Physiology</w:t>
      </w:r>
      <w:r w:rsidRPr="00244A3B">
        <w:rPr>
          <w:color w:val="auto"/>
        </w:rPr>
        <w:t xml:space="preserve">, </w:t>
      </w:r>
      <w:r w:rsidRPr="00244A3B">
        <w:rPr>
          <w:i/>
          <w:iCs/>
          <w:color w:val="auto"/>
        </w:rPr>
        <w:t>11</w:t>
      </w:r>
      <w:r w:rsidRPr="00244A3B">
        <w:rPr>
          <w:color w:val="auto"/>
        </w:rPr>
        <w:t xml:space="preserve">. https://doi.org/10.3389/fphys.2020.00419 </w:t>
      </w:r>
    </w:p>
    <w:p w14:paraId="06E3C0E0" w14:textId="77777777" w:rsidR="00294694" w:rsidRPr="00244A3B" w:rsidRDefault="00294694" w:rsidP="00244A3B">
      <w:pPr>
        <w:pStyle w:val="Default"/>
        <w:spacing w:before="120" w:after="120"/>
        <w:ind w:firstLine="426"/>
        <w:rPr>
          <w:color w:val="auto"/>
        </w:rPr>
        <w:pPrChange w:id="843" w:author="Giulia Masoero" w:date="2022-07-01T17:22:00Z">
          <w:pPr>
            <w:pStyle w:val="Default"/>
            <w:spacing w:before="120" w:after="120" w:line="360" w:lineRule="auto"/>
            <w:ind w:firstLine="426"/>
          </w:pPr>
        </w:pPrChange>
      </w:pPr>
      <w:r w:rsidRPr="00244A3B">
        <w:rPr>
          <w:color w:val="auto"/>
        </w:rPr>
        <w:t xml:space="preserve">Post, E., &amp; </w:t>
      </w:r>
      <w:proofErr w:type="spellStart"/>
      <w:r w:rsidRPr="00244A3B">
        <w:rPr>
          <w:color w:val="auto"/>
        </w:rPr>
        <w:t>Forchhammer</w:t>
      </w:r>
      <w:proofErr w:type="spellEnd"/>
      <w:r w:rsidRPr="00244A3B">
        <w:rPr>
          <w:color w:val="auto"/>
        </w:rPr>
        <w:t xml:space="preserve">, M. C. (2008). Climate change reduces reproductive success of an Arctic herbivore through trophic mismatch. </w:t>
      </w:r>
      <w:r w:rsidRPr="00244A3B">
        <w:rPr>
          <w:i/>
          <w:iCs/>
          <w:color w:val="auto"/>
        </w:rPr>
        <w:t>Philosophical Transactions of the Royal Society B: Biological Sciences</w:t>
      </w:r>
      <w:r w:rsidRPr="00244A3B">
        <w:rPr>
          <w:color w:val="auto"/>
        </w:rPr>
        <w:t xml:space="preserve">, </w:t>
      </w:r>
      <w:r w:rsidRPr="00244A3B">
        <w:rPr>
          <w:i/>
          <w:iCs/>
          <w:color w:val="auto"/>
        </w:rPr>
        <w:t>363</w:t>
      </w:r>
      <w:r w:rsidRPr="00244A3B">
        <w:rPr>
          <w:color w:val="auto"/>
        </w:rPr>
        <w:t xml:space="preserve">(1501), 2369–2375. https://doi.org/10.1098/rstb.2007.2207 </w:t>
      </w:r>
    </w:p>
    <w:p w14:paraId="6A6B0662" w14:textId="77777777" w:rsidR="00294694" w:rsidRPr="00244A3B" w:rsidRDefault="00294694" w:rsidP="00244A3B">
      <w:pPr>
        <w:pStyle w:val="Default"/>
        <w:spacing w:before="120" w:after="120"/>
        <w:ind w:firstLine="426"/>
        <w:rPr>
          <w:color w:val="auto"/>
        </w:rPr>
        <w:pPrChange w:id="844" w:author="Giulia Masoero" w:date="2022-07-01T17:22:00Z">
          <w:pPr>
            <w:pStyle w:val="Default"/>
            <w:spacing w:before="120" w:after="120" w:line="360" w:lineRule="auto"/>
            <w:ind w:firstLine="426"/>
          </w:pPr>
        </w:pPrChange>
      </w:pPr>
      <w:r w:rsidRPr="00244A3B">
        <w:rPr>
          <w:color w:val="auto"/>
        </w:rPr>
        <w:t xml:space="preserve">Rhoads, M. L., Rhoads, R. P., </w:t>
      </w:r>
      <w:proofErr w:type="spellStart"/>
      <w:r w:rsidRPr="00244A3B">
        <w:rPr>
          <w:color w:val="auto"/>
        </w:rPr>
        <w:t>VanBaale</w:t>
      </w:r>
      <w:proofErr w:type="spellEnd"/>
      <w:r w:rsidRPr="00244A3B">
        <w:rPr>
          <w:color w:val="auto"/>
        </w:rPr>
        <w:t xml:space="preserve">, M. J., Collier, R. J., Sanders, S. R., Weber, W. J., Crooker, B. A., &amp; </w:t>
      </w:r>
      <w:proofErr w:type="spellStart"/>
      <w:r w:rsidRPr="00244A3B">
        <w:rPr>
          <w:color w:val="auto"/>
        </w:rPr>
        <w:t>Baumgard</w:t>
      </w:r>
      <w:proofErr w:type="spellEnd"/>
      <w:r w:rsidRPr="00244A3B">
        <w:rPr>
          <w:color w:val="auto"/>
        </w:rPr>
        <w:t xml:space="preserve">, L. H. (2009). Effects of heat stress and plane of nutrition on lactating Holstein cows: I. Production, metabolism, and aspects of circulating somatotropin. </w:t>
      </w:r>
      <w:r w:rsidRPr="00244A3B">
        <w:rPr>
          <w:i/>
          <w:iCs/>
          <w:color w:val="auto"/>
        </w:rPr>
        <w:t>Journal of Dairy Science</w:t>
      </w:r>
      <w:r w:rsidRPr="00244A3B">
        <w:rPr>
          <w:color w:val="auto"/>
        </w:rPr>
        <w:t xml:space="preserve">, </w:t>
      </w:r>
      <w:r w:rsidRPr="00244A3B">
        <w:rPr>
          <w:i/>
          <w:iCs/>
          <w:color w:val="auto"/>
        </w:rPr>
        <w:t>92</w:t>
      </w:r>
      <w:r w:rsidRPr="00244A3B">
        <w:rPr>
          <w:color w:val="auto"/>
        </w:rPr>
        <w:t xml:space="preserve">(5), 1986–1997. https://doi.org/10.3168/jds.2008-1641 </w:t>
      </w:r>
    </w:p>
    <w:p w14:paraId="26E0DE38" w14:textId="77777777" w:rsidR="00294694" w:rsidRPr="00244A3B" w:rsidRDefault="00294694" w:rsidP="00244A3B">
      <w:pPr>
        <w:pStyle w:val="Default"/>
        <w:spacing w:before="120" w:after="120"/>
        <w:ind w:firstLine="426"/>
        <w:rPr>
          <w:color w:val="auto"/>
        </w:rPr>
        <w:pPrChange w:id="845" w:author="Giulia Masoero" w:date="2022-07-01T17:22:00Z">
          <w:pPr>
            <w:pStyle w:val="Default"/>
            <w:spacing w:before="120" w:after="120" w:line="360" w:lineRule="auto"/>
            <w:ind w:firstLine="426"/>
          </w:pPr>
        </w:pPrChange>
      </w:pPr>
      <w:r w:rsidRPr="00244A3B">
        <w:rPr>
          <w:color w:val="auto"/>
        </w:rPr>
        <w:t xml:space="preserve">Robbins, C. T., &amp; Robbins, B. L. (1979). </w:t>
      </w:r>
      <w:proofErr w:type="spellStart"/>
      <w:r w:rsidRPr="00244A3B">
        <w:rPr>
          <w:i/>
          <w:iCs/>
          <w:color w:val="auto"/>
        </w:rPr>
        <w:t>Fetal</w:t>
      </w:r>
      <w:proofErr w:type="spellEnd"/>
      <w:r w:rsidRPr="00244A3B">
        <w:rPr>
          <w:i/>
          <w:iCs/>
          <w:color w:val="auto"/>
        </w:rPr>
        <w:t xml:space="preserve"> and Neonatal Growth Patterns and Maternal Reproductive Effort In Ungulates and </w:t>
      </w:r>
      <w:proofErr w:type="spellStart"/>
      <w:r w:rsidRPr="00244A3B">
        <w:rPr>
          <w:i/>
          <w:iCs/>
          <w:color w:val="auto"/>
        </w:rPr>
        <w:t>Subungulates</w:t>
      </w:r>
      <w:proofErr w:type="spellEnd"/>
      <w:r w:rsidRPr="00244A3B">
        <w:rPr>
          <w:i/>
          <w:iCs/>
          <w:color w:val="auto"/>
        </w:rPr>
        <w:t xml:space="preserve"> </w:t>
      </w:r>
      <w:r w:rsidRPr="00244A3B">
        <w:rPr>
          <w:color w:val="auto"/>
        </w:rPr>
        <w:t xml:space="preserve">(Vol. 114, Issue 1). </w:t>
      </w:r>
    </w:p>
    <w:p w14:paraId="1BB9C8D6" w14:textId="77777777" w:rsidR="00294694" w:rsidRPr="00244A3B" w:rsidRDefault="00294694" w:rsidP="00244A3B">
      <w:pPr>
        <w:pStyle w:val="Default"/>
        <w:spacing w:before="120" w:after="120"/>
        <w:ind w:firstLine="426"/>
        <w:rPr>
          <w:color w:val="auto"/>
        </w:rPr>
        <w:pPrChange w:id="846" w:author="Giulia Masoero" w:date="2022-07-01T17:22:00Z">
          <w:pPr>
            <w:pStyle w:val="Default"/>
            <w:spacing w:before="120" w:after="120" w:line="360" w:lineRule="auto"/>
            <w:ind w:firstLine="426"/>
          </w:pPr>
        </w:pPrChange>
      </w:pPr>
      <w:proofErr w:type="spellStart"/>
      <w:r w:rsidRPr="00244A3B">
        <w:rPr>
          <w:color w:val="auto"/>
        </w:rPr>
        <w:t>Rughetti</w:t>
      </w:r>
      <w:proofErr w:type="spellEnd"/>
      <w:r w:rsidRPr="00244A3B">
        <w:rPr>
          <w:color w:val="auto"/>
        </w:rPr>
        <w:t>, M., &amp; Festa-</w:t>
      </w:r>
      <w:proofErr w:type="spellStart"/>
      <w:r w:rsidRPr="00244A3B">
        <w:rPr>
          <w:color w:val="auto"/>
        </w:rPr>
        <w:t>Bianchet</w:t>
      </w:r>
      <w:proofErr w:type="spellEnd"/>
      <w:r w:rsidRPr="00244A3B">
        <w:rPr>
          <w:color w:val="auto"/>
        </w:rPr>
        <w:t xml:space="preserve">, M. (2012). Effects of spring-summer temperature on body mass of chamois. </w:t>
      </w:r>
      <w:r w:rsidRPr="00244A3B">
        <w:rPr>
          <w:i/>
          <w:iCs/>
          <w:color w:val="auto"/>
        </w:rPr>
        <w:t>Journal of Mammalogy</w:t>
      </w:r>
      <w:r w:rsidRPr="00244A3B">
        <w:rPr>
          <w:color w:val="auto"/>
        </w:rPr>
        <w:t xml:space="preserve">, </w:t>
      </w:r>
      <w:r w:rsidRPr="00244A3B">
        <w:rPr>
          <w:i/>
          <w:iCs/>
          <w:color w:val="auto"/>
        </w:rPr>
        <w:t>93</w:t>
      </w:r>
      <w:r w:rsidRPr="00244A3B">
        <w:rPr>
          <w:color w:val="auto"/>
        </w:rPr>
        <w:t xml:space="preserve">(5), 1301–1307. https://doi.org/10.1644/11-MAMM-A-402.1 </w:t>
      </w:r>
    </w:p>
    <w:p w14:paraId="415A7FF3" w14:textId="77777777" w:rsidR="00294694" w:rsidRPr="00244A3B" w:rsidRDefault="00294694" w:rsidP="00244A3B">
      <w:pPr>
        <w:pStyle w:val="Default"/>
        <w:spacing w:before="120" w:after="120"/>
        <w:ind w:firstLine="426"/>
        <w:rPr>
          <w:color w:val="auto"/>
        </w:rPr>
        <w:pPrChange w:id="847" w:author="Giulia Masoero" w:date="2022-07-01T17:22:00Z">
          <w:pPr>
            <w:pStyle w:val="Default"/>
            <w:spacing w:before="120" w:after="120" w:line="360" w:lineRule="auto"/>
            <w:ind w:firstLine="426"/>
          </w:pPr>
        </w:pPrChange>
      </w:pPr>
      <w:proofErr w:type="spellStart"/>
      <w:r w:rsidRPr="00244A3B">
        <w:rPr>
          <w:color w:val="auto"/>
        </w:rPr>
        <w:t>Salewski</w:t>
      </w:r>
      <w:proofErr w:type="spellEnd"/>
      <w:r w:rsidRPr="00244A3B">
        <w:rPr>
          <w:color w:val="auto"/>
        </w:rPr>
        <w:t xml:space="preserve">, V., </w:t>
      </w:r>
      <w:proofErr w:type="spellStart"/>
      <w:r w:rsidRPr="00244A3B">
        <w:rPr>
          <w:color w:val="auto"/>
        </w:rPr>
        <w:t>Hochachka</w:t>
      </w:r>
      <w:proofErr w:type="spellEnd"/>
      <w:r w:rsidRPr="00244A3B">
        <w:rPr>
          <w:color w:val="auto"/>
        </w:rPr>
        <w:t xml:space="preserve">, W. M., &amp; Fiedler, W. (2010). Global warming and Bergmann’s rule: do central European passerines adjust their body size to rising temperatures? </w:t>
      </w:r>
      <w:proofErr w:type="spellStart"/>
      <w:r w:rsidRPr="00244A3B">
        <w:rPr>
          <w:i/>
          <w:iCs/>
          <w:color w:val="auto"/>
        </w:rPr>
        <w:t>Oecologia</w:t>
      </w:r>
      <w:proofErr w:type="spellEnd"/>
      <w:r w:rsidRPr="00244A3B">
        <w:rPr>
          <w:color w:val="auto"/>
        </w:rPr>
        <w:t xml:space="preserve">, </w:t>
      </w:r>
      <w:r w:rsidRPr="00244A3B">
        <w:rPr>
          <w:i/>
          <w:iCs/>
          <w:color w:val="auto"/>
        </w:rPr>
        <w:t>162</w:t>
      </w:r>
      <w:r w:rsidRPr="00244A3B">
        <w:rPr>
          <w:color w:val="auto"/>
        </w:rPr>
        <w:t xml:space="preserve">(1), 247–260. https://doi.org/10.1007/s00442-009-1446-2 </w:t>
      </w:r>
    </w:p>
    <w:p w14:paraId="47EB6EAF" w14:textId="77777777" w:rsidR="00294694" w:rsidRPr="00244A3B" w:rsidRDefault="00294694" w:rsidP="00244A3B">
      <w:pPr>
        <w:pStyle w:val="Default"/>
        <w:spacing w:before="120" w:after="120"/>
        <w:ind w:firstLine="426"/>
        <w:rPr>
          <w:color w:val="auto"/>
        </w:rPr>
        <w:pPrChange w:id="848" w:author="Giulia Masoero" w:date="2022-07-01T17:22:00Z">
          <w:pPr>
            <w:pStyle w:val="Default"/>
            <w:spacing w:before="120" w:after="120" w:line="360" w:lineRule="auto"/>
            <w:ind w:firstLine="426"/>
          </w:pPr>
        </w:pPrChange>
      </w:pPr>
      <w:proofErr w:type="spellStart"/>
      <w:r w:rsidRPr="00244A3B">
        <w:rPr>
          <w:color w:val="auto"/>
        </w:rPr>
        <w:t>Scornavacca</w:t>
      </w:r>
      <w:proofErr w:type="spellEnd"/>
      <w:r w:rsidRPr="00244A3B">
        <w:rPr>
          <w:color w:val="auto"/>
        </w:rPr>
        <w:t xml:space="preserve">, D., </w:t>
      </w:r>
      <w:proofErr w:type="spellStart"/>
      <w:r w:rsidRPr="00244A3B">
        <w:rPr>
          <w:color w:val="auto"/>
        </w:rPr>
        <w:t>Cotza</w:t>
      </w:r>
      <w:proofErr w:type="spellEnd"/>
      <w:r w:rsidRPr="00244A3B">
        <w:rPr>
          <w:color w:val="auto"/>
        </w:rPr>
        <w:t xml:space="preserve">, A., Lovari, S., &amp; Ferretti, F. (2018). Suckling behaviour and </w:t>
      </w:r>
      <w:proofErr w:type="spellStart"/>
      <w:r w:rsidRPr="00244A3B">
        <w:rPr>
          <w:color w:val="auto"/>
        </w:rPr>
        <w:t>allonursing</w:t>
      </w:r>
      <w:proofErr w:type="spellEnd"/>
      <w:r w:rsidRPr="00244A3B">
        <w:rPr>
          <w:color w:val="auto"/>
        </w:rPr>
        <w:t xml:space="preserve"> in the Apennine chamois. </w:t>
      </w:r>
      <w:r w:rsidRPr="00244A3B">
        <w:rPr>
          <w:i/>
          <w:iCs/>
          <w:color w:val="auto"/>
        </w:rPr>
        <w:t>Ethology Ecology &amp; Evolution</w:t>
      </w:r>
      <w:r w:rsidRPr="00244A3B">
        <w:rPr>
          <w:color w:val="auto"/>
        </w:rPr>
        <w:t xml:space="preserve">, </w:t>
      </w:r>
      <w:r w:rsidRPr="00244A3B">
        <w:rPr>
          <w:i/>
          <w:iCs/>
          <w:color w:val="auto"/>
        </w:rPr>
        <w:t>30</w:t>
      </w:r>
      <w:r w:rsidRPr="00244A3B">
        <w:rPr>
          <w:color w:val="auto"/>
        </w:rPr>
        <w:t xml:space="preserve">(5), 385–398. https://doi.org/10.1080/03949370.2017.1423115 29 </w:t>
      </w:r>
    </w:p>
    <w:p w14:paraId="2E020E83" w14:textId="77777777" w:rsidR="00294694" w:rsidRPr="00244A3B" w:rsidRDefault="00294694" w:rsidP="00244A3B">
      <w:pPr>
        <w:pStyle w:val="Default"/>
        <w:spacing w:before="120" w:after="120"/>
        <w:ind w:firstLine="426"/>
        <w:rPr>
          <w:color w:val="auto"/>
        </w:rPr>
        <w:pPrChange w:id="849" w:author="Giulia Masoero" w:date="2022-07-01T17:22:00Z">
          <w:pPr>
            <w:pStyle w:val="Default"/>
            <w:spacing w:before="120" w:after="120" w:line="360" w:lineRule="auto"/>
            <w:ind w:firstLine="426"/>
          </w:pPr>
        </w:pPrChange>
      </w:pPr>
    </w:p>
    <w:p w14:paraId="1FF37063" w14:textId="77777777" w:rsidR="00294694" w:rsidRPr="00244A3B" w:rsidRDefault="00294694" w:rsidP="00244A3B">
      <w:pPr>
        <w:pStyle w:val="Default"/>
        <w:pageBreakBefore/>
        <w:spacing w:before="120" w:after="120"/>
        <w:ind w:firstLine="426"/>
        <w:rPr>
          <w:color w:val="auto"/>
        </w:rPr>
        <w:pPrChange w:id="850" w:author="Giulia Masoero" w:date="2022-07-01T17:22:00Z">
          <w:pPr>
            <w:pStyle w:val="Default"/>
            <w:pageBreakBefore/>
            <w:spacing w:before="120" w:after="120" w:line="360" w:lineRule="auto"/>
            <w:ind w:firstLine="426"/>
          </w:pPr>
        </w:pPrChange>
      </w:pPr>
      <w:r w:rsidRPr="00244A3B">
        <w:rPr>
          <w:color w:val="auto"/>
        </w:rPr>
        <w:lastRenderedPageBreak/>
        <w:t xml:space="preserve">Sheridan, J. A., &amp; Bickford, D. (2011). Shrinking body size as an ecological response to climate change. In </w:t>
      </w:r>
      <w:r w:rsidRPr="00244A3B">
        <w:rPr>
          <w:i/>
          <w:iCs/>
          <w:color w:val="auto"/>
        </w:rPr>
        <w:t xml:space="preserve">Nature Climate Change </w:t>
      </w:r>
      <w:r w:rsidRPr="00244A3B">
        <w:rPr>
          <w:color w:val="auto"/>
        </w:rPr>
        <w:t xml:space="preserve">(Vol. 1, Issue 8, pp. 401–406). https://doi.org/10.1038/nclimate1259 </w:t>
      </w:r>
    </w:p>
    <w:p w14:paraId="592B53AA" w14:textId="77777777" w:rsidR="00294694" w:rsidRPr="00244A3B" w:rsidRDefault="00294694" w:rsidP="00244A3B">
      <w:pPr>
        <w:pStyle w:val="Default"/>
        <w:spacing w:before="120" w:after="120"/>
        <w:ind w:firstLine="426"/>
        <w:rPr>
          <w:color w:val="auto"/>
        </w:rPr>
        <w:pPrChange w:id="851" w:author="Giulia Masoero" w:date="2022-07-01T17:22:00Z">
          <w:pPr>
            <w:pStyle w:val="Default"/>
            <w:spacing w:before="120" w:after="120" w:line="360" w:lineRule="auto"/>
            <w:ind w:firstLine="426"/>
          </w:pPr>
        </w:pPrChange>
      </w:pPr>
      <w:r w:rsidRPr="00244A3B">
        <w:rPr>
          <w:color w:val="auto"/>
        </w:rPr>
        <w:t xml:space="preserve">Turco, M., Palazzi, E., von Hardenberg, J., &amp; </w:t>
      </w:r>
      <w:proofErr w:type="spellStart"/>
      <w:r w:rsidRPr="00244A3B">
        <w:rPr>
          <w:color w:val="auto"/>
        </w:rPr>
        <w:t>Provenzale</w:t>
      </w:r>
      <w:proofErr w:type="spellEnd"/>
      <w:r w:rsidRPr="00244A3B">
        <w:rPr>
          <w:color w:val="auto"/>
        </w:rPr>
        <w:t xml:space="preserve">, A. (2015). Observed climate change hotspots. </w:t>
      </w:r>
      <w:r w:rsidRPr="00244A3B">
        <w:rPr>
          <w:i/>
          <w:iCs/>
          <w:color w:val="auto"/>
        </w:rPr>
        <w:t>Geophysical Research Letters</w:t>
      </w:r>
      <w:r w:rsidRPr="00244A3B">
        <w:rPr>
          <w:color w:val="auto"/>
        </w:rPr>
        <w:t xml:space="preserve">, </w:t>
      </w:r>
      <w:r w:rsidRPr="00244A3B">
        <w:rPr>
          <w:i/>
          <w:iCs/>
          <w:color w:val="auto"/>
        </w:rPr>
        <w:t>42</w:t>
      </w:r>
      <w:r w:rsidRPr="00244A3B">
        <w:rPr>
          <w:color w:val="auto"/>
        </w:rPr>
        <w:t xml:space="preserve">(9), 3521–3528. https://doi.org/10.1002/2015GL063891 </w:t>
      </w:r>
    </w:p>
    <w:p w14:paraId="6E358875" w14:textId="77777777" w:rsidR="00294694" w:rsidRPr="00244A3B" w:rsidRDefault="00294694" w:rsidP="00244A3B">
      <w:pPr>
        <w:pStyle w:val="Default"/>
        <w:spacing w:before="120" w:after="120"/>
        <w:ind w:firstLine="426"/>
        <w:rPr>
          <w:color w:val="auto"/>
        </w:rPr>
        <w:pPrChange w:id="852" w:author="Giulia Masoero" w:date="2022-07-01T17:22:00Z">
          <w:pPr>
            <w:pStyle w:val="Default"/>
            <w:spacing w:before="120" w:after="120" w:line="360" w:lineRule="auto"/>
            <w:ind w:firstLine="426"/>
          </w:pPr>
        </w:pPrChange>
      </w:pPr>
      <w:r w:rsidRPr="00244A3B">
        <w:rPr>
          <w:color w:val="auto"/>
        </w:rPr>
        <w:t xml:space="preserve">Upadhyay, R. C., Singh, S. v., Kumar, A., Gupta, S. K., &amp; Ashutosh, A. (2007). Impact of Climate change on Milk production of </w:t>
      </w:r>
      <w:proofErr w:type="spellStart"/>
      <w:r w:rsidRPr="00244A3B">
        <w:rPr>
          <w:color w:val="auto"/>
        </w:rPr>
        <w:t>Murrah</w:t>
      </w:r>
      <w:proofErr w:type="spellEnd"/>
      <w:r w:rsidRPr="00244A3B">
        <w:rPr>
          <w:color w:val="auto"/>
        </w:rPr>
        <w:t xml:space="preserve"> buffaloes. </w:t>
      </w:r>
      <w:r w:rsidRPr="00244A3B">
        <w:rPr>
          <w:i/>
          <w:iCs/>
          <w:color w:val="auto"/>
        </w:rPr>
        <w:t>Italian Journal of Animal Science</w:t>
      </w:r>
      <w:r w:rsidRPr="00244A3B">
        <w:rPr>
          <w:color w:val="auto"/>
        </w:rPr>
        <w:t xml:space="preserve">, </w:t>
      </w:r>
      <w:r w:rsidRPr="00244A3B">
        <w:rPr>
          <w:i/>
          <w:iCs/>
          <w:color w:val="auto"/>
        </w:rPr>
        <w:t>6</w:t>
      </w:r>
      <w:r w:rsidRPr="00244A3B">
        <w:rPr>
          <w:color w:val="auto"/>
        </w:rPr>
        <w:t xml:space="preserve">(SUPPL. 2), 1329–1332. https://doi.org/10.4081/ijas.2007.s2.1329 </w:t>
      </w:r>
    </w:p>
    <w:p w14:paraId="16C0D955" w14:textId="77777777" w:rsidR="00294694" w:rsidRPr="00244A3B" w:rsidRDefault="00294694" w:rsidP="00244A3B">
      <w:pPr>
        <w:pStyle w:val="Default"/>
        <w:spacing w:before="120" w:after="120"/>
        <w:ind w:firstLine="426"/>
        <w:rPr>
          <w:color w:val="auto"/>
        </w:rPr>
        <w:pPrChange w:id="853" w:author="Giulia Masoero" w:date="2022-07-01T17:22:00Z">
          <w:pPr>
            <w:pStyle w:val="Default"/>
            <w:spacing w:before="120" w:after="120" w:line="360" w:lineRule="auto"/>
            <w:ind w:firstLine="426"/>
          </w:pPr>
        </w:pPrChange>
      </w:pPr>
      <w:r w:rsidRPr="00244A3B">
        <w:rPr>
          <w:color w:val="auto"/>
        </w:rPr>
        <w:t xml:space="preserve">van de Pol, M., Bailey, L. D., McLean, N., </w:t>
      </w:r>
      <w:proofErr w:type="spellStart"/>
      <w:r w:rsidRPr="00244A3B">
        <w:rPr>
          <w:color w:val="auto"/>
        </w:rPr>
        <w:t>Rijsdijk</w:t>
      </w:r>
      <w:proofErr w:type="spellEnd"/>
      <w:r w:rsidRPr="00244A3B">
        <w:rPr>
          <w:color w:val="auto"/>
        </w:rPr>
        <w:t xml:space="preserve">, L., Lawson, C. R., &amp; Brouwer, L. (2016). Identifying the best climatic predictors in ecology and evolution. </w:t>
      </w:r>
      <w:r w:rsidRPr="00244A3B">
        <w:rPr>
          <w:i/>
          <w:iCs/>
          <w:color w:val="auto"/>
        </w:rPr>
        <w:t>Methods in Ecology and Evolution</w:t>
      </w:r>
      <w:r w:rsidRPr="00244A3B">
        <w:rPr>
          <w:color w:val="auto"/>
        </w:rPr>
        <w:t xml:space="preserve">, </w:t>
      </w:r>
      <w:r w:rsidRPr="00244A3B">
        <w:rPr>
          <w:i/>
          <w:iCs/>
          <w:color w:val="auto"/>
        </w:rPr>
        <w:t>7</w:t>
      </w:r>
      <w:r w:rsidRPr="00244A3B">
        <w:rPr>
          <w:color w:val="auto"/>
        </w:rPr>
        <w:t xml:space="preserve">(10), 1246–1257. https://doi.org/10.1111/2041-210X.12590 </w:t>
      </w:r>
    </w:p>
    <w:p w14:paraId="7F5E49D9" w14:textId="77777777" w:rsidR="00294694" w:rsidRPr="00244A3B" w:rsidRDefault="00294694" w:rsidP="00244A3B">
      <w:pPr>
        <w:pStyle w:val="Default"/>
        <w:spacing w:before="120" w:after="120"/>
        <w:ind w:firstLine="426"/>
        <w:rPr>
          <w:color w:val="auto"/>
        </w:rPr>
        <w:pPrChange w:id="854" w:author="Giulia Masoero" w:date="2022-07-01T17:22:00Z">
          <w:pPr>
            <w:pStyle w:val="Default"/>
            <w:spacing w:before="120" w:after="120" w:line="360" w:lineRule="auto"/>
            <w:ind w:firstLine="426"/>
          </w:pPr>
        </w:pPrChange>
      </w:pPr>
      <w:proofErr w:type="spellStart"/>
      <w:r w:rsidRPr="00244A3B">
        <w:rPr>
          <w:color w:val="auto"/>
        </w:rPr>
        <w:t>Veiberg</w:t>
      </w:r>
      <w:proofErr w:type="spellEnd"/>
      <w:r w:rsidRPr="00244A3B">
        <w:rPr>
          <w:color w:val="auto"/>
        </w:rPr>
        <w:t xml:space="preserve">, V., </w:t>
      </w:r>
      <w:proofErr w:type="spellStart"/>
      <w:r w:rsidRPr="00244A3B">
        <w:rPr>
          <w:color w:val="auto"/>
        </w:rPr>
        <w:t>Loe</w:t>
      </w:r>
      <w:proofErr w:type="spellEnd"/>
      <w:r w:rsidRPr="00244A3B">
        <w:rPr>
          <w:color w:val="auto"/>
        </w:rPr>
        <w:t xml:space="preserve">, L. E., </w:t>
      </w:r>
      <w:proofErr w:type="spellStart"/>
      <w:r w:rsidRPr="00244A3B">
        <w:rPr>
          <w:color w:val="auto"/>
        </w:rPr>
        <w:t>Albon</w:t>
      </w:r>
      <w:proofErr w:type="spellEnd"/>
      <w:r w:rsidRPr="00244A3B">
        <w:rPr>
          <w:color w:val="auto"/>
        </w:rPr>
        <w:t xml:space="preserve">, S. D., Irvine, R. J., </w:t>
      </w:r>
      <w:proofErr w:type="spellStart"/>
      <w:r w:rsidRPr="00244A3B">
        <w:rPr>
          <w:color w:val="auto"/>
        </w:rPr>
        <w:t>Tveraa</w:t>
      </w:r>
      <w:proofErr w:type="spellEnd"/>
      <w:r w:rsidRPr="00244A3B">
        <w:rPr>
          <w:color w:val="auto"/>
        </w:rPr>
        <w:t xml:space="preserve">, T., </w:t>
      </w:r>
      <w:proofErr w:type="spellStart"/>
      <w:r w:rsidRPr="00244A3B">
        <w:rPr>
          <w:color w:val="auto"/>
        </w:rPr>
        <w:t>Ropstad</w:t>
      </w:r>
      <w:proofErr w:type="spellEnd"/>
      <w:r w:rsidRPr="00244A3B">
        <w:rPr>
          <w:color w:val="auto"/>
        </w:rPr>
        <w:t xml:space="preserve">, E., &amp; </w:t>
      </w:r>
      <w:proofErr w:type="spellStart"/>
      <w:r w:rsidRPr="00244A3B">
        <w:rPr>
          <w:color w:val="auto"/>
        </w:rPr>
        <w:t>Stien</w:t>
      </w:r>
      <w:proofErr w:type="spellEnd"/>
      <w:r w:rsidRPr="00244A3B">
        <w:rPr>
          <w:color w:val="auto"/>
        </w:rPr>
        <w:t xml:space="preserve">, A. (2017). Maternal winter body mass and not spring phenology determine annual calf production in an Arctic herbivore. </w:t>
      </w:r>
      <w:r w:rsidRPr="00244A3B">
        <w:rPr>
          <w:i/>
          <w:iCs/>
          <w:color w:val="auto"/>
        </w:rPr>
        <w:t>Oikos</w:t>
      </w:r>
      <w:r w:rsidRPr="00244A3B">
        <w:rPr>
          <w:color w:val="auto"/>
        </w:rPr>
        <w:t xml:space="preserve">, </w:t>
      </w:r>
      <w:r w:rsidRPr="00244A3B">
        <w:rPr>
          <w:i/>
          <w:iCs/>
          <w:color w:val="auto"/>
        </w:rPr>
        <w:t>126</w:t>
      </w:r>
      <w:r w:rsidRPr="00244A3B">
        <w:rPr>
          <w:color w:val="auto"/>
        </w:rPr>
        <w:t xml:space="preserve">(7), 980–987. https://doi.org/10.1111/oik.03815 </w:t>
      </w:r>
    </w:p>
    <w:p w14:paraId="5F43FDF8" w14:textId="77777777" w:rsidR="00294694" w:rsidRPr="00244A3B" w:rsidRDefault="00294694" w:rsidP="00244A3B">
      <w:pPr>
        <w:pStyle w:val="Default"/>
        <w:spacing w:before="120" w:after="120"/>
        <w:ind w:firstLine="426"/>
        <w:rPr>
          <w:color w:val="auto"/>
        </w:rPr>
        <w:pPrChange w:id="855" w:author="Giulia Masoero" w:date="2022-07-01T17:22:00Z">
          <w:pPr>
            <w:pStyle w:val="Default"/>
            <w:spacing w:before="120" w:after="120" w:line="360" w:lineRule="auto"/>
            <w:ind w:firstLine="426"/>
          </w:pPr>
        </w:pPrChange>
      </w:pPr>
      <w:r w:rsidRPr="00244A3B">
        <w:rPr>
          <w:color w:val="auto"/>
        </w:rPr>
        <w:t xml:space="preserve">Wharfe, M. D., </w:t>
      </w:r>
      <w:proofErr w:type="spellStart"/>
      <w:r w:rsidRPr="00244A3B">
        <w:rPr>
          <w:color w:val="auto"/>
        </w:rPr>
        <w:t>Wyrwoll</w:t>
      </w:r>
      <w:proofErr w:type="spellEnd"/>
      <w:r w:rsidRPr="00244A3B">
        <w:rPr>
          <w:color w:val="auto"/>
        </w:rPr>
        <w:t xml:space="preserve">, C. S., Waddell, B. J., &amp; Mark, P. J. (2016). Pregnancy Suppresses the Daily Rhythmicity of Core Body Temperature and Adipose Metabolic Gene Expression in the Mouse. </w:t>
      </w:r>
      <w:r w:rsidRPr="00244A3B">
        <w:rPr>
          <w:i/>
          <w:iCs/>
          <w:color w:val="auto"/>
        </w:rPr>
        <w:t>Endocrinology</w:t>
      </w:r>
      <w:r w:rsidRPr="00244A3B">
        <w:rPr>
          <w:color w:val="auto"/>
        </w:rPr>
        <w:t xml:space="preserve">, </w:t>
      </w:r>
      <w:r w:rsidRPr="00244A3B">
        <w:rPr>
          <w:i/>
          <w:iCs/>
          <w:color w:val="auto"/>
        </w:rPr>
        <w:t>157</w:t>
      </w:r>
      <w:r w:rsidRPr="00244A3B">
        <w:rPr>
          <w:color w:val="auto"/>
        </w:rPr>
        <w:t xml:space="preserve">(9), 3320–3331. https://doi.org/10.1210/en.2016-1177 </w:t>
      </w:r>
    </w:p>
    <w:p w14:paraId="4E7301EA" w14:textId="77777777" w:rsidR="00294694" w:rsidRPr="00244A3B" w:rsidRDefault="00294694" w:rsidP="00244A3B">
      <w:pPr>
        <w:pStyle w:val="Default"/>
        <w:spacing w:before="120" w:after="120"/>
        <w:ind w:firstLine="426"/>
        <w:rPr>
          <w:color w:val="auto"/>
        </w:rPr>
        <w:pPrChange w:id="856" w:author="Giulia Masoero" w:date="2022-07-01T17:22:00Z">
          <w:pPr>
            <w:pStyle w:val="Default"/>
            <w:spacing w:before="120" w:after="120" w:line="360" w:lineRule="auto"/>
            <w:ind w:firstLine="426"/>
          </w:pPr>
        </w:pPrChange>
      </w:pPr>
      <w:r w:rsidRPr="00244A3B">
        <w:rPr>
          <w:color w:val="auto"/>
        </w:rPr>
        <w:t xml:space="preserve">World Weather &amp; Climate Information. (n.d.). Climate and average monthly weather in Canton of Ticino, Switzerland. World Weather &amp; Climate Information. Retrieved December 11, 2021, from https://weather-and-climate.com/average-monthly-Rainfall-Temperature-Sunshine-region-canton-of-ticino-ch,Switzerland </w:t>
      </w:r>
    </w:p>
    <w:p w14:paraId="2D1D3A49" w14:textId="77777777" w:rsidR="00294694" w:rsidRPr="00244A3B" w:rsidRDefault="00294694" w:rsidP="00244A3B">
      <w:pPr>
        <w:pStyle w:val="Default"/>
        <w:spacing w:before="120" w:after="120"/>
        <w:ind w:firstLine="426"/>
        <w:rPr>
          <w:color w:val="auto"/>
        </w:rPr>
        <w:pPrChange w:id="857" w:author="Giulia Masoero" w:date="2022-07-01T17:22:00Z">
          <w:pPr>
            <w:pStyle w:val="Default"/>
            <w:spacing w:before="120" w:after="120" w:line="360" w:lineRule="auto"/>
            <w:ind w:firstLine="426"/>
          </w:pPr>
        </w:pPrChange>
      </w:pPr>
      <w:proofErr w:type="spellStart"/>
      <w:r w:rsidRPr="00244A3B">
        <w:rPr>
          <w:color w:val="auto"/>
        </w:rPr>
        <w:t>Zampronio</w:t>
      </w:r>
      <w:proofErr w:type="spellEnd"/>
      <w:r w:rsidRPr="00244A3B">
        <w:rPr>
          <w:color w:val="auto"/>
        </w:rPr>
        <w:t xml:space="preserve">, A. R., Soares, D. M., &amp; Souza, G. E. P. (2015). Central mediators involved in the febrile response: effects of antipyretic drugs. </w:t>
      </w:r>
      <w:r w:rsidRPr="00244A3B">
        <w:rPr>
          <w:i/>
          <w:iCs/>
          <w:color w:val="auto"/>
        </w:rPr>
        <w:t>Temperature</w:t>
      </w:r>
      <w:r w:rsidRPr="00244A3B">
        <w:rPr>
          <w:color w:val="auto"/>
        </w:rPr>
        <w:t xml:space="preserve">, </w:t>
      </w:r>
      <w:r w:rsidRPr="00244A3B">
        <w:rPr>
          <w:i/>
          <w:iCs/>
          <w:color w:val="auto"/>
        </w:rPr>
        <w:t>2</w:t>
      </w:r>
      <w:r w:rsidRPr="00244A3B">
        <w:rPr>
          <w:color w:val="auto"/>
        </w:rPr>
        <w:t xml:space="preserve">(4), 506–521. https://doi.org/10.1080/23328940.2015.1102802 30 </w:t>
      </w:r>
    </w:p>
    <w:p w14:paraId="5551D8E9" w14:textId="77777777" w:rsidR="00294694" w:rsidRPr="00244A3B" w:rsidRDefault="00294694" w:rsidP="00244A3B">
      <w:pPr>
        <w:pStyle w:val="Default"/>
        <w:spacing w:before="120" w:after="120"/>
        <w:ind w:firstLine="426"/>
        <w:rPr>
          <w:color w:val="auto"/>
        </w:rPr>
        <w:pPrChange w:id="858" w:author="Giulia Masoero" w:date="2022-07-01T17:22:00Z">
          <w:pPr>
            <w:pStyle w:val="Default"/>
            <w:spacing w:before="120" w:after="120" w:line="360" w:lineRule="auto"/>
            <w:ind w:firstLine="426"/>
          </w:pPr>
        </w:pPrChange>
      </w:pPr>
    </w:p>
    <w:p w14:paraId="1D318EF7" w14:textId="3FFB4D0B" w:rsidR="007C55FB" w:rsidRPr="00244A3B" w:rsidRDefault="00294694" w:rsidP="00244A3B">
      <w:pPr>
        <w:spacing w:before="120" w:after="120"/>
        <w:ind w:firstLine="426"/>
        <w:rPr>
          <w:lang w:val="fr-CA"/>
        </w:rPr>
        <w:pPrChange w:id="859" w:author="Giulia Masoero" w:date="2022-07-01T17:22:00Z">
          <w:pPr>
            <w:spacing w:before="120" w:after="120" w:line="360" w:lineRule="auto"/>
            <w:ind w:firstLine="426"/>
          </w:pPr>
        </w:pPrChange>
      </w:pPr>
      <w:r w:rsidRPr="00244A3B">
        <w:t xml:space="preserve">Zhao, Z. J., Hambly, C., Shi, L. L., Bi, Z. Q., Cao, J., &amp; Speakman, J. R. (2020). Late lactation in small mammals is a critically sensitive window of vulnerability to elevated ambient temperature. </w:t>
      </w:r>
      <w:r w:rsidRPr="00244A3B">
        <w:rPr>
          <w:i/>
          <w:iCs/>
        </w:rPr>
        <w:t>Proceedings of the National Academy of Sciences of the United States of America</w:t>
      </w:r>
      <w:r w:rsidRPr="00244A3B">
        <w:t xml:space="preserve">, </w:t>
      </w:r>
      <w:r w:rsidRPr="00244A3B">
        <w:rPr>
          <w:i/>
          <w:iCs/>
        </w:rPr>
        <w:t>117</w:t>
      </w:r>
      <w:r w:rsidRPr="00244A3B">
        <w:t>(39), 24352–24358. https://doi.org/10.1073/pnas.2008974117</w:t>
      </w:r>
    </w:p>
    <w:sectPr w:rsidR="007C55FB" w:rsidRPr="00244A3B">
      <w:headerReference w:type="default" r:id="rId13"/>
      <w:footerReference w:type="default" r:id="rId14"/>
      <w:pgSz w:w="11900" w:h="16840"/>
      <w:pgMar w:top="1440" w:right="1440" w:bottom="1440" w:left="1440" w:header="708" w:footer="708"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6" w:author="Giulia Masoero" w:date="2022-05-30T14:48:00Z" w:initials="GM">
    <w:p w14:paraId="788F1246" w14:textId="255C3382" w:rsidR="00D41520" w:rsidRDefault="00D41520">
      <w:pPr>
        <w:pStyle w:val="CommentText"/>
      </w:pPr>
      <w:r>
        <w:rPr>
          <w:rStyle w:val="CommentReference"/>
        </w:rPr>
        <w:annotationRef/>
      </w:r>
      <w:r>
        <w:t>But is it adaptive?</w:t>
      </w:r>
    </w:p>
  </w:comment>
  <w:comment w:id="30" w:author="Giulia Masoero" w:date="2022-05-30T14:48:00Z" w:initials="GM">
    <w:p w14:paraId="1C26C5BE" w14:textId="11D7A17C" w:rsidR="00D41520" w:rsidRDefault="00D41520">
      <w:pPr>
        <w:pStyle w:val="CommentText"/>
      </w:pPr>
      <w:r>
        <w:rPr>
          <w:rStyle w:val="CommentReference"/>
        </w:rPr>
        <w:annotationRef/>
      </w:r>
      <w:r>
        <w:t>how</w:t>
      </w:r>
    </w:p>
  </w:comment>
  <w:comment w:id="61" w:author="Giulia Masoero" w:date="2022-05-30T14:51:00Z" w:initials="GM">
    <w:p w14:paraId="7A64BF0D" w14:textId="04DF8A24" w:rsidR="00787572" w:rsidRDefault="00787572">
      <w:pPr>
        <w:pStyle w:val="CommentText"/>
      </w:pPr>
      <w:r>
        <w:rPr>
          <w:rStyle w:val="CommentReference"/>
        </w:rPr>
        <w:annotationRef/>
      </w:r>
      <w:r>
        <w:t>vertebrated with a finite growth</w:t>
      </w:r>
    </w:p>
  </w:comment>
  <w:comment w:id="72" w:author="Giulia Masoero" w:date="2022-06-30T12:05:00Z" w:initials="GM">
    <w:p w14:paraId="459E962A" w14:textId="77777777" w:rsidR="00BD47C6" w:rsidRDefault="00BD47C6" w:rsidP="006D6832">
      <w:r>
        <w:rPr>
          <w:rStyle w:val="CommentReference"/>
        </w:rPr>
        <w:annotationRef/>
      </w:r>
      <w:r>
        <w:rPr>
          <w:rFonts w:eastAsia="Arial Unicode MS"/>
          <w:sz w:val="20"/>
          <w:szCs w:val="20"/>
          <w:bdr w:val="nil"/>
          <w:lang w:val="en-US" w:eastAsia="en-US"/>
        </w:rPr>
        <w:t>add other refs</w:t>
      </w:r>
    </w:p>
  </w:comment>
  <w:comment w:id="157" w:author="Giulia Masoero" w:date="2022-05-30T14:52:00Z" w:initials="GM">
    <w:p w14:paraId="0F23DDF4" w14:textId="77777777" w:rsidR="00BC462F" w:rsidRDefault="00BC462F" w:rsidP="00BC462F">
      <w:pPr>
        <w:pStyle w:val="CommentText"/>
      </w:pPr>
      <w:r>
        <w:rPr>
          <w:rStyle w:val="CommentReference"/>
        </w:rPr>
        <w:annotationRef/>
      </w:r>
      <w:r>
        <w:t>results with altitude.</w:t>
      </w:r>
    </w:p>
  </w:comment>
  <w:comment w:id="180" w:author="Giulia Masoero" w:date="2022-05-30T14:52:00Z" w:initials="GM">
    <w:p w14:paraId="7C0685BE" w14:textId="6FF39D06" w:rsidR="00787572" w:rsidRDefault="00787572">
      <w:pPr>
        <w:pStyle w:val="CommentText"/>
      </w:pPr>
      <w:r>
        <w:rPr>
          <w:rStyle w:val="CommentReference"/>
        </w:rPr>
        <w:annotationRef/>
      </w:r>
      <w:r>
        <w:t>results with altitude.</w:t>
      </w:r>
    </w:p>
  </w:comment>
  <w:comment w:id="227" w:author="Giulia Masoero" w:date="2022-06-30T15:15:00Z" w:initials="GM">
    <w:p w14:paraId="367E892E" w14:textId="77777777" w:rsidR="000E528F" w:rsidRDefault="000E528F" w:rsidP="0090158B">
      <w:r>
        <w:rPr>
          <w:rStyle w:val="CommentReference"/>
        </w:rPr>
        <w:annotationRef/>
      </w:r>
      <w:r>
        <w:rPr>
          <w:rFonts w:eastAsia="Arial Unicode MS"/>
          <w:sz w:val="20"/>
          <w:szCs w:val="20"/>
          <w:bdr w:val="nil"/>
          <w:lang w:val="en-US" w:eastAsia="en-US"/>
        </w:rPr>
        <w:t xml:space="preserve"> work on this.</w:t>
      </w:r>
    </w:p>
  </w:comment>
  <w:comment w:id="381" w:author="Giulia Masoero" w:date="2022-05-30T15:29:00Z" w:initials="GM">
    <w:p w14:paraId="709D96A2" w14:textId="2F61771D" w:rsidR="003B7E01" w:rsidRDefault="003B7E01">
      <w:pPr>
        <w:pStyle w:val="CommentText"/>
      </w:pPr>
      <w:r>
        <w:rPr>
          <w:rStyle w:val="CommentReference"/>
        </w:rPr>
        <w:annotationRef/>
      </w:r>
      <w:r>
        <w:t xml:space="preserve">Add testing for non linear changes with year. </w:t>
      </w:r>
    </w:p>
    <w:p w14:paraId="3D813E39" w14:textId="4F17B715" w:rsidR="003B7E01" w:rsidRDefault="003B7E01">
      <w:pPr>
        <w:pStyle w:val="CommentText"/>
      </w:pPr>
      <w:r>
        <w:t>Could be an old change that is now not changing or stuff like that</w:t>
      </w:r>
    </w:p>
  </w:comment>
  <w:comment w:id="400" w:author="Giulia Masoero" w:date="2022-05-30T15:11:00Z" w:initials="GM">
    <w:p w14:paraId="365A74CA" w14:textId="40410A67" w:rsidR="00A72E87" w:rsidRDefault="00A72E87">
      <w:pPr>
        <w:pStyle w:val="CommentText"/>
      </w:pPr>
      <w:r>
        <w:rPr>
          <w:rStyle w:val="CommentReference"/>
        </w:rPr>
        <w:annotationRef/>
      </w:r>
      <w:r>
        <w:t>Van de Pol says: careful about temporal correlation of temperatures.</w:t>
      </w:r>
      <w:r>
        <w:br/>
        <w:t>In case re-do the analysis correcting/taking into account for that</w:t>
      </w:r>
    </w:p>
  </w:comment>
  <w:comment w:id="440" w:author="Giulia Masoero" w:date="2022-05-30T15:14:00Z" w:initials="GM">
    <w:p w14:paraId="0A61150E" w14:textId="7CC52BE2" w:rsidR="0086687E" w:rsidRDefault="0086687E">
      <w:pPr>
        <w:pStyle w:val="CommentText"/>
      </w:pPr>
      <w:r>
        <w:rPr>
          <w:rStyle w:val="CommentReference"/>
        </w:rPr>
        <w:annotationRef/>
      </w:r>
      <w:r>
        <w:t>Uhm think about it</w:t>
      </w:r>
    </w:p>
  </w:comment>
  <w:comment w:id="463" w:author="Giulia Masoero" w:date="2022-05-30T15:24:00Z" w:initials="GM">
    <w:p w14:paraId="5A660BDC" w14:textId="73D672A1" w:rsidR="00723447" w:rsidRDefault="00723447">
      <w:pPr>
        <w:pStyle w:val="CommentText"/>
      </w:pPr>
      <w:r>
        <w:rPr>
          <w:rStyle w:val="CommentReference"/>
        </w:rPr>
        <w:annotationRef/>
      </w:r>
      <w:r>
        <w:t>Still don’t get why 115, yes ok first line but before it says that lactation lasts 3-6 months.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88F1246" w15:done="0"/>
  <w15:commentEx w15:paraId="1C26C5BE" w15:done="0"/>
  <w15:commentEx w15:paraId="7A64BF0D" w15:done="0"/>
  <w15:commentEx w15:paraId="459E962A" w15:done="0"/>
  <w15:commentEx w15:paraId="0F23DDF4" w15:done="0"/>
  <w15:commentEx w15:paraId="7C0685BE" w15:done="0"/>
  <w15:commentEx w15:paraId="367E892E" w15:done="0"/>
  <w15:commentEx w15:paraId="3D813E39" w15:done="0"/>
  <w15:commentEx w15:paraId="365A74CA" w15:done="0"/>
  <w15:commentEx w15:paraId="0A61150E" w15:done="0"/>
  <w15:commentEx w15:paraId="5A660BD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F57C0" w16cex:dateUtc="2022-05-30T12:48:00Z"/>
  <w16cex:commentExtensible w16cex:durableId="263F57B4" w16cex:dateUtc="2022-05-30T12:48:00Z"/>
  <w16cex:commentExtensible w16cex:durableId="263F5868" w16cex:dateUtc="2022-05-30T12:51:00Z"/>
  <w16cex:commentExtensible w16cex:durableId="26681005" w16cex:dateUtc="2022-06-30T10:05:00Z"/>
  <w16cex:commentExtensible w16cex:durableId="2669ADA1" w16cex:dateUtc="2022-05-30T12:52:00Z"/>
  <w16cex:commentExtensible w16cex:durableId="263F58B6" w16cex:dateUtc="2022-05-30T12:52:00Z"/>
  <w16cex:commentExtensible w16cex:durableId="26683C8B" w16cex:dateUtc="2022-06-30T13:15:00Z"/>
  <w16cex:commentExtensible w16cex:durableId="263F6157" w16cex:dateUtc="2022-05-30T13:29:00Z"/>
  <w16cex:commentExtensible w16cex:durableId="263F5D21" w16cex:dateUtc="2022-05-30T13:11:00Z"/>
  <w16cex:commentExtensible w16cex:durableId="263F5DE8" w16cex:dateUtc="2022-05-30T13:14:00Z"/>
  <w16cex:commentExtensible w16cex:durableId="263F603C" w16cex:dateUtc="2022-05-30T13: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8F1246" w16cid:durableId="263F57C0"/>
  <w16cid:commentId w16cid:paraId="1C26C5BE" w16cid:durableId="263F57B4"/>
  <w16cid:commentId w16cid:paraId="7A64BF0D" w16cid:durableId="263F5868"/>
  <w16cid:commentId w16cid:paraId="459E962A" w16cid:durableId="26681005"/>
  <w16cid:commentId w16cid:paraId="0F23DDF4" w16cid:durableId="2669ADA1"/>
  <w16cid:commentId w16cid:paraId="7C0685BE" w16cid:durableId="263F58B6"/>
  <w16cid:commentId w16cid:paraId="367E892E" w16cid:durableId="26683C8B"/>
  <w16cid:commentId w16cid:paraId="3D813E39" w16cid:durableId="263F6157"/>
  <w16cid:commentId w16cid:paraId="365A74CA" w16cid:durableId="263F5D21"/>
  <w16cid:commentId w16cid:paraId="0A61150E" w16cid:durableId="263F5DE8"/>
  <w16cid:commentId w16cid:paraId="5A660BDC" w16cid:durableId="263F60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DEB92" w14:textId="77777777" w:rsidR="00A12622" w:rsidRDefault="00A12622">
      <w:r>
        <w:separator/>
      </w:r>
    </w:p>
  </w:endnote>
  <w:endnote w:type="continuationSeparator" w:id="0">
    <w:p w14:paraId="03031EE0" w14:textId="77777777" w:rsidR="00A12622" w:rsidRDefault="00A126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Unicode MS">
    <w:panose1 w:val="020B0604020202020204"/>
    <w:charset w:val="80"/>
    <w:family w:val="swiss"/>
    <w:pitch w:val="variable"/>
    <w:sig w:usb0="F7FFAFFF" w:usb1="E9DFFFFF" w:usb2="0000003F" w:usb3="00000000" w:csb0="003F01FF" w:csb1="00000000"/>
  </w:font>
  <w:font w:name="Times">
    <w:panose1 w:val="00000500000000020000"/>
    <w:charset w:val="00"/>
    <w:family w:val="auto"/>
    <w:pitch w:val="variable"/>
    <w:sig w:usb0="E00002FF" w:usb1="5000205A"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Merriweather">
    <w:panose1 w:val="00000500000000000000"/>
    <w:charset w:val="4D"/>
    <w:family w:val="auto"/>
    <w:pitch w:val="variable"/>
    <w:sig w:usb0="20000207" w:usb1="00000002"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ABB04" w14:textId="77777777" w:rsidR="007E5242" w:rsidRDefault="007E5242">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52838" w14:textId="77777777" w:rsidR="00A12622" w:rsidRDefault="00A12622">
      <w:r>
        <w:separator/>
      </w:r>
    </w:p>
  </w:footnote>
  <w:footnote w:type="continuationSeparator" w:id="0">
    <w:p w14:paraId="2028CDCC" w14:textId="77777777" w:rsidR="00A12622" w:rsidRDefault="00A126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4D2B5" w14:textId="77777777" w:rsidR="007E5242" w:rsidRDefault="007E5242">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9610E"/>
    <w:multiLevelType w:val="hybridMultilevel"/>
    <w:tmpl w:val="52C22CFA"/>
    <w:styleLink w:val="ImportedStyle2"/>
    <w:lvl w:ilvl="0" w:tplc="F6A8458A">
      <w:start w:val="1"/>
      <w:numFmt w:val="bullet"/>
      <w:lvlText w:val="❖"/>
      <w:lvlJc w:val="left"/>
      <w:pPr>
        <w:ind w:left="3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23B88B5C">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62ACB30">
      <w:start w:val="1"/>
      <w:numFmt w:val="bullet"/>
      <w:lvlText w:val="▪"/>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04C5C6E">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633E98BC">
      <w:start w:val="1"/>
      <w:numFmt w:val="bullet"/>
      <w:lvlText w:val="♦"/>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E845DE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B2810E0">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AB30C9FE">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120F5B2">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9A45979"/>
    <w:multiLevelType w:val="hybridMultilevel"/>
    <w:tmpl w:val="DB6C6D48"/>
    <w:lvl w:ilvl="0" w:tplc="AD5041EE">
      <w:start w:val="208"/>
      <w:numFmt w:val="bullet"/>
      <w:lvlText w:val="-"/>
      <w:lvlJc w:val="left"/>
      <w:pPr>
        <w:ind w:left="720" w:hanging="360"/>
      </w:pPr>
      <w:rPr>
        <w:rFonts w:ascii="Times" w:eastAsia="Arial Unicode MS" w:hAnsi="Time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7933BA3"/>
    <w:multiLevelType w:val="hybridMultilevel"/>
    <w:tmpl w:val="C95E9F72"/>
    <w:lvl w:ilvl="0" w:tplc="AF8868A4">
      <w:start w:val="30"/>
      <w:numFmt w:val="bullet"/>
      <w:lvlText w:val="-"/>
      <w:lvlJc w:val="left"/>
      <w:pPr>
        <w:ind w:left="720" w:hanging="360"/>
      </w:pPr>
      <w:rPr>
        <w:rFonts w:ascii="Times New Roman" w:eastAsia="Arial Unicode MS"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ADE0BBB"/>
    <w:multiLevelType w:val="hybridMultilevel"/>
    <w:tmpl w:val="52C22CFA"/>
    <w:numStyleLink w:val="ImportedStyle2"/>
  </w:abstractNum>
  <w:abstractNum w:abstractNumId="4" w15:restartNumberingAfterBreak="0">
    <w:nsid w:val="77FA7EBB"/>
    <w:multiLevelType w:val="hybridMultilevel"/>
    <w:tmpl w:val="370E6754"/>
    <w:numStyleLink w:val="ImportedStyle1"/>
  </w:abstractNum>
  <w:abstractNum w:abstractNumId="5" w15:restartNumberingAfterBreak="0">
    <w:nsid w:val="794F1714"/>
    <w:multiLevelType w:val="hybridMultilevel"/>
    <w:tmpl w:val="370E6754"/>
    <w:styleLink w:val="ImportedStyle1"/>
    <w:lvl w:ilvl="0" w:tplc="9920E9B6">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88AA6F3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66BC9BA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A2AD31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03E60936">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9BE8B67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7585FD8">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7FE868B2">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012AE41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16cid:durableId="2028632716">
    <w:abstractNumId w:val="5"/>
  </w:num>
  <w:num w:numId="2" w16cid:durableId="813646919">
    <w:abstractNumId w:val="4"/>
  </w:num>
  <w:num w:numId="3" w16cid:durableId="940601716">
    <w:abstractNumId w:val="0"/>
  </w:num>
  <w:num w:numId="4" w16cid:durableId="1873767225">
    <w:abstractNumId w:val="3"/>
  </w:num>
  <w:num w:numId="5" w16cid:durableId="832065497">
    <w:abstractNumId w:val="2"/>
  </w:num>
  <w:num w:numId="6" w16cid:durableId="15151525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isplayBackgroundShape/>
  <w:proofState w:spelling="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5242"/>
    <w:rsid w:val="0000024D"/>
    <w:rsid w:val="00003D74"/>
    <w:rsid w:val="0001189D"/>
    <w:rsid w:val="00012A73"/>
    <w:rsid w:val="00020FFD"/>
    <w:rsid w:val="000263A6"/>
    <w:rsid w:val="00026F81"/>
    <w:rsid w:val="000317A6"/>
    <w:rsid w:val="00036751"/>
    <w:rsid w:val="00044DF7"/>
    <w:rsid w:val="00045053"/>
    <w:rsid w:val="000457FD"/>
    <w:rsid w:val="00055B6E"/>
    <w:rsid w:val="000810C9"/>
    <w:rsid w:val="000825D4"/>
    <w:rsid w:val="00083251"/>
    <w:rsid w:val="00085B75"/>
    <w:rsid w:val="0009709E"/>
    <w:rsid w:val="000A7E4C"/>
    <w:rsid w:val="000B0D86"/>
    <w:rsid w:val="000B431B"/>
    <w:rsid w:val="000B6569"/>
    <w:rsid w:val="000C5FFD"/>
    <w:rsid w:val="000D3648"/>
    <w:rsid w:val="000E528F"/>
    <w:rsid w:val="001032B2"/>
    <w:rsid w:val="00106AE1"/>
    <w:rsid w:val="001163E1"/>
    <w:rsid w:val="0012184F"/>
    <w:rsid w:val="00135276"/>
    <w:rsid w:val="001512B6"/>
    <w:rsid w:val="00153590"/>
    <w:rsid w:val="001574C2"/>
    <w:rsid w:val="00162462"/>
    <w:rsid w:val="00162F19"/>
    <w:rsid w:val="0016414D"/>
    <w:rsid w:val="001865F6"/>
    <w:rsid w:val="001927DC"/>
    <w:rsid w:val="00195E8F"/>
    <w:rsid w:val="001B5E97"/>
    <w:rsid w:val="001C04EB"/>
    <w:rsid w:val="001D53A3"/>
    <w:rsid w:val="001E1F8D"/>
    <w:rsid w:val="001E7003"/>
    <w:rsid w:val="001F0A71"/>
    <w:rsid w:val="001F554B"/>
    <w:rsid w:val="00203C27"/>
    <w:rsid w:val="002136EA"/>
    <w:rsid w:val="002272EC"/>
    <w:rsid w:val="0022737D"/>
    <w:rsid w:val="00232945"/>
    <w:rsid w:val="00233987"/>
    <w:rsid w:val="0023500A"/>
    <w:rsid w:val="00244108"/>
    <w:rsid w:val="00244A3B"/>
    <w:rsid w:val="002554FE"/>
    <w:rsid w:val="002555A7"/>
    <w:rsid w:val="0026285F"/>
    <w:rsid w:val="00276864"/>
    <w:rsid w:val="00294694"/>
    <w:rsid w:val="002966DD"/>
    <w:rsid w:val="002B690E"/>
    <w:rsid w:val="002C0A63"/>
    <w:rsid w:val="002C2818"/>
    <w:rsid w:val="002C5A87"/>
    <w:rsid w:val="002C72C9"/>
    <w:rsid w:val="002D5968"/>
    <w:rsid w:val="002E6A2D"/>
    <w:rsid w:val="002F4980"/>
    <w:rsid w:val="00302813"/>
    <w:rsid w:val="00304B86"/>
    <w:rsid w:val="003056BE"/>
    <w:rsid w:val="00311BA1"/>
    <w:rsid w:val="00325257"/>
    <w:rsid w:val="003345D4"/>
    <w:rsid w:val="00336263"/>
    <w:rsid w:val="00341C0A"/>
    <w:rsid w:val="003477E7"/>
    <w:rsid w:val="00347AD1"/>
    <w:rsid w:val="00371D27"/>
    <w:rsid w:val="00373D9D"/>
    <w:rsid w:val="00383EE5"/>
    <w:rsid w:val="00384F59"/>
    <w:rsid w:val="00386B18"/>
    <w:rsid w:val="00386C3E"/>
    <w:rsid w:val="00390137"/>
    <w:rsid w:val="00390924"/>
    <w:rsid w:val="003A399E"/>
    <w:rsid w:val="003B2179"/>
    <w:rsid w:val="003B7E01"/>
    <w:rsid w:val="003D1B62"/>
    <w:rsid w:val="003E49C7"/>
    <w:rsid w:val="003F4248"/>
    <w:rsid w:val="003F70B9"/>
    <w:rsid w:val="00406F6B"/>
    <w:rsid w:val="00412F5F"/>
    <w:rsid w:val="00424D2A"/>
    <w:rsid w:val="00426CBC"/>
    <w:rsid w:val="0043049B"/>
    <w:rsid w:val="00437E09"/>
    <w:rsid w:val="00440A96"/>
    <w:rsid w:val="004468A1"/>
    <w:rsid w:val="004468BE"/>
    <w:rsid w:val="0045194C"/>
    <w:rsid w:val="00453000"/>
    <w:rsid w:val="004749E3"/>
    <w:rsid w:val="004762CC"/>
    <w:rsid w:val="004829A5"/>
    <w:rsid w:val="00483F89"/>
    <w:rsid w:val="00491E6F"/>
    <w:rsid w:val="004920BA"/>
    <w:rsid w:val="0049340F"/>
    <w:rsid w:val="00494E62"/>
    <w:rsid w:val="004A4C2D"/>
    <w:rsid w:val="004B259C"/>
    <w:rsid w:val="004C237B"/>
    <w:rsid w:val="004C446E"/>
    <w:rsid w:val="004E016F"/>
    <w:rsid w:val="004F06FB"/>
    <w:rsid w:val="004F3118"/>
    <w:rsid w:val="004F53D7"/>
    <w:rsid w:val="0050480D"/>
    <w:rsid w:val="00514444"/>
    <w:rsid w:val="00521B14"/>
    <w:rsid w:val="0052200B"/>
    <w:rsid w:val="005326E5"/>
    <w:rsid w:val="00545637"/>
    <w:rsid w:val="00551E9F"/>
    <w:rsid w:val="005578E0"/>
    <w:rsid w:val="00560DB3"/>
    <w:rsid w:val="005637CB"/>
    <w:rsid w:val="0056704C"/>
    <w:rsid w:val="005745F0"/>
    <w:rsid w:val="00581B1B"/>
    <w:rsid w:val="0058295F"/>
    <w:rsid w:val="00583398"/>
    <w:rsid w:val="005870A0"/>
    <w:rsid w:val="005B29CE"/>
    <w:rsid w:val="005D2F0D"/>
    <w:rsid w:val="005D35DA"/>
    <w:rsid w:val="005D4FF5"/>
    <w:rsid w:val="005E2085"/>
    <w:rsid w:val="005F2F85"/>
    <w:rsid w:val="00604294"/>
    <w:rsid w:val="00604F5D"/>
    <w:rsid w:val="0060713F"/>
    <w:rsid w:val="0061786B"/>
    <w:rsid w:val="006213D8"/>
    <w:rsid w:val="0062197B"/>
    <w:rsid w:val="0062273D"/>
    <w:rsid w:val="00626983"/>
    <w:rsid w:val="0063138E"/>
    <w:rsid w:val="006337BB"/>
    <w:rsid w:val="00633CFA"/>
    <w:rsid w:val="0064113F"/>
    <w:rsid w:val="00655086"/>
    <w:rsid w:val="00655562"/>
    <w:rsid w:val="0066232B"/>
    <w:rsid w:val="00662AFC"/>
    <w:rsid w:val="00666579"/>
    <w:rsid w:val="006717FC"/>
    <w:rsid w:val="00674418"/>
    <w:rsid w:val="006759C7"/>
    <w:rsid w:val="00677959"/>
    <w:rsid w:val="00684D8F"/>
    <w:rsid w:val="006864EE"/>
    <w:rsid w:val="006907EB"/>
    <w:rsid w:val="0069160C"/>
    <w:rsid w:val="00696394"/>
    <w:rsid w:val="00696AE5"/>
    <w:rsid w:val="00696CA2"/>
    <w:rsid w:val="00697BD9"/>
    <w:rsid w:val="006B0A90"/>
    <w:rsid w:val="006B662F"/>
    <w:rsid w:val="006C5E46"/>
    <w:rsid w:val="006D2ACA"/>
    <w:rsid w:val="006D56AB"/>
    <w:rsid w:val="006D5E43"/>
    <w:rsid w:val="00701CC9"/>
    <w:rsid w:val="007110D3"/>
    <w:rsid w:val="00711F38"/>
    <w:rsid w:val="00723447"/>
    <w:rsid w:val="007255C7"/>
    <w:rsid w:val="0072705E"/>
    <w:rsid w:val="00730B1F"/>
    <w:rsid w:val="0073457D"/>
    <w:rsid w:val="00736FF9"/>
    <w:rsid w:val="007371A9"/>
    <w:rsid w:val="00742E64"/>
    <w:rsid w:val="0074524B"/>
    <w:rsid w:val="007630BD"/>
    <w:rsid w:val="00770032"/>
    <w:rsid w:val="007763FC"/>
    <w:rsid w:val="0077753F"/>
    <w:rsid w:val="00782419"/>
    <w:rsid w:val="00782B10"/>
    <w:rsid w:val="00787572"/>
    <w:rsid w:val="007A080D"/>
    <w:rsid w:val="007A10D8"/>
    <w:rsid w:val="007A1793"/>
    <w:rsid w:val="007A2C79"/>
    <w:rsid w:val="007B04B8"/>
    <w:rsid w:val="007C17F5"/>
    <w:rsid w:val="007C55FB"/>
    <w:rsid w:val="007D3244"/>
    <w:rsid w:val="007D33F6"/>
    <w:rsid w:val="007D54C9"/>
    <w:rsid w:val="007E05B8"/>
    <w:rsid w:val="007E4D03"/>
    <w:rsid w:val="007E5242"/>
    <w:rsid w:val="007E693C"/>
    <w:rsid w:val="007F13FF"/>
    <w:rsid w:val="0080407D"/>
    <w:rsid w:val="00807E63"/>
    <w:rsid w:val="008108EA"/>
    <w:rsid w:val="008252BF"/>
    <w:rsid w:val="008344A6"/>
    <w:rsid w:val="00836C78"/>
    <w:rsid w:val="0084101B"/>
    <w:rsid w:val="00846730"/>
    <w:rsid w:val="0085198D"/>
    <w:rsid w:val="00855E78"/>
    <w:rsid w:val="0086687E"/>
    <w:rsid w:val="008742AB"/>
    <w:rsid w:val="00875A92"/>
    <w:rsid w:val="00875C00"/>
    <w:rsid w:val="00876609"/>
    <w:rsid w:val="008811A8"/>
    <w:rsid w:val="00882F8A"/>
    <w:rsid w:val="008873A4"/>
    <w:rsid w:val="008A5F94"/>
    <w:rsid w:val="008C45E4"/>
    <w:rsid w:val="008C65BC"/>
    <w:rsid w:val="008E3C76"/>
    <w:rsid w:val="008E3C98"/>
    <w:rsid w:val="008F412E"/>
    <w:rsid w:val="008F43F5"/>
    <w:rsid w:val="008F60D0"/>
    <w:rsid w:val="00900EE4"/>
    <w:rsid w:val="00905AEB"/>
    <w:rsid w:val="00910152"/>
    <w:rsid w:val="00920D13"/>
    <w:rsid w:val="00950484"/>
    <w:rsid w:val="00951375"/>
    <w:rsid w:val="00951378"/>
    <w:rsid w:val="009562E9"/>
    <w:rsid w:val="00960294"/>
    <w:rsid w:val="00960A4C"/>
    <w:rsid w:val="00971448"/>
    <w:rsid w:val="00981DBD"/>
    <w:rsid w:val="00982575"/>
    <w:rsid w:val="009860FD"/>
    <w:rsid w:val="009A50D4"/>
    <w:rsid w:val="009B3413"/>
    <w:rsid w:val="009C4915"/>
    <w:rsid w:val="009C6814"/>
    <w:rsid w:val="009D4E2F"/>
    <w:rsid w:val="009D6D65"/>
    <w:rsid w:val="009E1AB9"/>
    <w:rsid w:val="009F3382"/>
    <w:rsid w:val="009F4785"/>
    <w:rsid w:val="00A12622"/>
    <w:rsid w:val="00A24D1F"/>
    <w:rsid w:val="00A31D7A"/>
    <w:rsid w:val="00A35F63"/>
    <w:rsid w:val="00A40118"/>
    <w:rsid w:val="00A4428E"/>
    <w:rsid w:val="00A53798"/>
    <w:rsid w:val="00A53E81"/>
    <w:rsid w:val="00A56DB1"/>
    <w:rsid w:val="00A61BD4"/>
    <w:rsid w:val="00A625E6"/>
    <w:rsid w:val="00A72E87"/>
    <w:rsid w:val="00A73DC7"/>
    <w:rsid w:val="00A77636"/>
    <w:rsid w:val="00A84D40"/>
    <w:rsid w:val="00A85C27"/>
    <w:rsid w:val="00A872BA"/>
    <w:rsid w:val="00A937D2"/>
    <w:rsid w:val="00A93A52"/>
    <w:rsid w:val="00AA3C21"/>
    <w:rsid w:val="00AA79E9"/>
    <w:rsid w:val="00AB28C9"/>
    <w:rsid w:val="00AC0815"/>
    <w:rsid w:val="00AC42DA"/>
    <w:rsid w:val="00AD5707"/>
    <w:rsid w:val="00AD7404"/>
    <w:rsid w:val="00AE57E1"/>
    <w:rsid w:val="00AE5EBC"/>
    <w:rsid w:val="00AF6FC7"/>
    <w:rsid w:val="00B15F3A"/>
    <w:rsid w:val="00B17FEA"/>
    <w:rsid w:val="00B20E31"/>
    <w:rsid w:val="00B4364F"/>
    <w:rsid w:val="00B44563"/>
    <w:rsid w:val="00B44686"/>
    <w:rsid w:val="00B47ED2"/>
    <w:rsid w:val="00B53AAF"/>
    <w:rsid w:val="00B617C6"/>
    <w:rsid w:val="00B82F9B"/>
    <w:rsid w:val="00B85FE1"/>
    <w:rsid w:val="00BA3C63"/>
    <w:rsid w:val="00BA7903"/>
    <w:rsid w:val="00BB146E"/>
    <w:rsid w:val="00BB21A1"/>
    <w:rsid w:val="00BB3A93"/>
    <w:rsid w:val="00BC0FB6"/>
    <w:rsid w:val="00BC2A7A"/>
    <w:rsid w:val="00BC462F"/>
    <w:rsid w:val="00BC4FDD"/>
    <w:rsid w:val="00BC6005"/>
    <w:rsid w:val="00BD0F49"/>
    <w:rsid w:val="00BD47C6"/>
    <w:rsid w:val="00BE5A69"/>
    <w:rsid w:val="00BF0EE7"/>
    <w:rsid w:val="00BF220B"/>
    <w:rsid w:val="00BF6F37"/>
    <w:rsid w:val="00C06D08"/>
    <w:rsid w:val="00C128F7"/>
    <w:rsid w:val="00C21E8A"/>
    <w:rsid w:val="00C26623"/>
    <w:rsid w:val="00C272EE"/>
    <w:rsid w:val="00C30C39"/>
    <w:rsid w:val="00C354D5"/>
    <w:rsid w:val="00C43002"/>
    <w:rsid w:val="00C437B4"/>
    <w:rsid w:val="00C4439B"/>
    <w:rsid w:val="00C7416B"/>
    <w:rsid w:val="00C96C10"/>
    <w:rsid w:val="00CA12BF"/>
    <w:rsid w:val="00CA1562"/>
    <w:rsid w:val="00CA4836"/>
    <w:rsid w:val="00CB0CC7"/>
    <w:rsid w:val="00CB6A16"/>
    <w:rsid w:val="00CB7E63"/>
    <w:rsid w:val="00CD15F6"/>
    <w:rsid w:val="00CD5E5A"/>
    <w:rsid w:val="00CF4B81"/>
    <w:rsid w:val="00D026F9"/>
    <w:rsid w:val="00D02758"/>
    <w:rsid w:val="00D11DE5"/>
    <w:rsid w:val="00D2773E"/>
    <w:rsid w:val="00D318B8"/>
    <w:rsid w:val="00D33D7E"/>
    <w:rsid w:val="00D37992"/>
    <w:rsid w:val="00D4118A"/>
    <w:rsid w:val="00D41520"/>
    <w:rsid w:val="00D4430A"/>
    <w:rsid w:val="00D546BA"/>
    <w:rsid w:val="00D562AB"/>
    <w:rsid w:val="00D601A7"/>
    <w:rsid w:val="00D60E37"/>
    <w:rsid w:val="00D60F05"/>
    <w:rsid w:val="00D62933"/>
    <w:rsid w:val="00D6755C"/>
    <w:rsid w:val="00D70C86"/>
    <w:rsid w:val="00D7364F"/>
    <w:rsid w:val="00D7554A"/>
    <w:rsid w:val="00D7593F"/>
    <w:rsid w:val="00D75DC8"/>
    <w:rsid w:val="00D774C7"/>
    <w:rsid w:val="00D8232D"/>
    <w:rsid w:val="00DA0CE6"/>
    <w:rsid w:val="00DA7D31"/>
    <w:rsid w:val="00DB2A46"/>
    <w:rsid w:val="00DB34B6"/>
    <w:rsid w:val="00DC62DD"/>
    <w:rsid w:val="00DD2CCA"/>
    <w:rsid w:val="00DD7FDA"/>
    <w:rsid w:val="00DF334C"/>
    <w:rsid w:val="00E02F16"/>
    <w:rsid w:val="00E044F2"/>
    <w:rsid w:val="00E2192E"/>
    <w:rsid w:val="00E21981"/>
    <w:rsid w:val="00E22E0B"/>
    <w:rsid w:val="00E26D68"/>
    <w:rsid w:val="00E34AF1"/>
    <w:rsid w:val="00E40061"/>
    <w:rsid w:val="00E8024E"/>
    <w:rsid w:val="00E809D2"/>
    <w:rsid w:val="00E839DB"/>
    <w:rsid w:val="00E93667"/>
    <w:rsid w:val="00EB0A51"/>
    <w:rsid w:val="00EB30D7"/>
    <w:rsid w:val="00EB48AA"/>
    <w:rsid w:val="00EC0CC9"/>
    <w:rsid w:val="00ED0CFE"/>
    <w:rsid w:val="00ED2644"/>
    <w:rsid w:val="00EE0358"/>
    <w:rsid w:val="00EE0A3C"/>
    <w:rsid w:val="00EE0C3C"/>
    <w:rsid w:val="00F03119"/>
    <w:rsid w:val="00F11D9A"/>
    <w:rsid w:val="00F12D76"/>
    <w:rsid w:val="00F317F1"/>
    <w:rsid w:val="00F368C2"/>
    <w:rsid w:val="00F561D7"/>
    <w:rsid w:val="00F60A70"/>
    <w:rsid w:val="00F62007"/>
    <w:rsid w:val="00F62761"/>
    <w:rsid w:val="00F7687D"/>
    <w:rsid w:val="00F834C3"/>
    <w:rsid w:val="00F84D7B"/>
    <w:rsid w:val="00F85037"/>
    <w:rsid w:val="00F853AF"/>
    <w:rsid w:val="00F8595E"/>
    <w:rsid w:val="00F87B87"/>
    <w:rsid w:val="00F942F1"/>
    <w:rsid w:val="00FA6EA8"/>
    <w:rsid w:val="00FC296D"/>
    <w:rsid w:val="00FC6BE1"/>
    <w:rsid w:val="00FE4483"/>
    <w:rsid w:val="00FE5E85"/>
    <w:rsid w:val="00FE62DC"/>
    <w:rsid w:val="00FE7309"/>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7AEC4"/>
  <w15:docId w15:val="{7AE688E5-B240-3A4C-9DD6-2865BF59E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IT"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89D"/>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rPr>
      <w:rFonts w:ascii="Calibri" w:hAnsi="Calibri" w:cs="Arial Unicode MS"/>
      <w:color w:val="000000"/>
      <w:sz w:val="24"/>
      <w:szCs w:val="24"/>
      <w:u w:color="000000"/>
      <w14:textOutline w14:w="0" w14:cap="flat" w14:cmpd="sng" w14:algn="ctr">
        <w14:noFill/>
        <w14:prstDash w14:val="solid"/>
        <w14:bevel/>
      </w14:textOutline>
    </w:rPr>
  </w:style>
  <w:style w:type="paragraph" w:styleId="ListParagraph">
    <w:name w:val="List Paragraph"/>
    <w:pPr>
      <w:ind w:left="720"/>
    </w:pPr>
    <w:rPr>
      <w:rFonts w:ascii="Calibri" w:hAnsi="Calibri" w:cs="Arial Unicode MS"/>
      <w:color w:val="000000"/>
      <w:sz w:val="24"/>
      <w:szCs w:val="24"/>
      <w:u w:color="000000"/>
      <w:lang w:val="en-US"/>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character" w:styleId="CommentReference">
    <w:name w:val="annotation reference"/>
    <w:basedOn w:val="DefaultParagraphFont"/>
    <w:uiPriority w:val="99"/>
    <w:semiHidden/>
    <w:unhideWhenUsed/>
    <w:rsid w:val="00B44686"/>
    <w:rPr>
      <w:sz w:val="16"/>
      <w:szCs w:val="16"/>
    </w:rPr>
  </w:style>
  <w:style w:type="paragraph" w:styleId="CommentText">
    <w:name w:val="annotation text"/>
    <w:basedOn w:val="Normal"/>
    <w:link w:val="CommentTextChar"/>
    <w:uiPriority w:val="99"/>
    <w:semiHidden/>
    <w:unhideWhenUsed/>
    <w:rsid w:val="00B44686"/>
    <w:pPr>
      <w:pBdr>
        <w:top w:val="nil"/>
        <w:left w:val="nil"/>
        <w:bottom w:val="nil"/>
        <w:right w:val="nil"/>
        <w:between w:val="nil"/>
        <w:bar w:val="nil"/>
      </w:pBdr>
    </w:pPr>
    <w:rPr>
      <w:rFonts w:eastAsia="Arial Unicode MS"/>
      <w:sz w:val="20"/>
      <w:szCs w:val="20"/>
      <w:bdr w:val="nil"/>
      <w:lang w:val="en-US" w:eastAsia="en-US"/>
    </w:rPr>
  </w:style>
  <w:style w:type="character" w:customStyle="1" w:styleId="CommentTextChar">
    <w:name w:val="Comment Text Char"/>
    <w:basedOn w:val="DefaultParagraphFont"/>
    <w:link w:val="CommentText"/>
    <w:uiPriority w:val="99"/>
    <w:semiHidden/>
    <w:rsid w:val="00B44686"/>
    <w:rPr>
      <w:lang w:val="en-US" w:eastAsia="en-US"/>
    </w:rPr>
  </w:style>
  <w:style w:type="paragraph" w:styleId="CommentSubject">
    <w:name w:val="annotation subject"/>
    <w:basedOn w:val="CommentText"/>
    <w:next w:val="CommentText"/>
    <w:link w:val="CommentSubjectChar"/>
    <w:uiPriority w:val="99"/>
    <w:semiHidden/>
    <w:unhideWhenUsed/>
    <w:rsid w:val="00B44686"/>
    <w:rPr>
      <w:b/>
      <w:bCs/>
    </w:rPr>
  </w:style>
  <w:style w:type="character" w:customStyle="1" w:styleId="CommentSubjectChar">
    <w:name w:val="Comment Subject Char"/>
    <w:basedOn w:val="CommentTextChar"/>
    <w:link w:val="CommentSubject"/>
    <w:uiPriority w:val="99"/>
    <w:semiHidden/>
    <w:rsid w:val="00B44686"/>
    <w:rPr>
      <w:b/>
      <w:bCs/>
      <w:lang w:val="en-US" w:eastAsia="en-US"/>
    </w:rPr>
  </w:style>
  <w:style w:type="paragraph" w:styleId="Bibliography">
    <w:name w:val="Bibliography"/>
    <w:basedOn w:val="Normal"/>
    <w:next w:val="Normal"/>
    <w:uiPriority w:val="37"/>
    <w:unhideWhenUsed/>
    <w:rsid w:val="00AA79E9"/>
    <w:pPr>
      <w:pBdr>
        <w:top w:val="nil"/>
        <w:left w:val="nil"/>
        <w:bottom w:val="nil"/>
        <w:right w:val="nil"/>
        <w:between w:val="nil"/>
        <w:bar w:val="nil"/>
      </w:pBdr>
      <w:spacing w:after="240"/>
    </w:pPr>
    <w:rPr>
      <w:rFonts w:eastAsia="Arial Unicode MS"/>
      <w:bdr w:val="nil"/>
      <w:lang w:val="en-US" w:eastAsia="en-US"/>
    </w:rPr>
  </w:style>
  <w:style w:type="table" w:styleId="TableGrid">
    <w:name w:val="Table Grid"/>
    <w:basedOn w:val="TableNormal"/>
    <w:uiPriority w:val="39"/>
    <w:rsid w:val="006071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66579"/>
    <w:rPr>
      <w:b/>
      <w:bCs/>
    </w:rPr>
  </w:style>
  <w:style w:type="paragraph" w:customStyle="1" w:styleId="Default">
    <w:name w:val="Default"/>
    <w:rsid w:val="0029469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color w:val="000000"/>
      <w:sz w:val="24"/>
      <w:szCs w:val="24"/>
      <w:lang w:val="en-GB"/>
    </w:rPr>
  </w:style>
  <w:style w:type="character" w:styleId="UnresolvedMention">
    <w:name w:val="Unresolved Mention"/>
    <w:basedOn w:val="DefaultParagraphFont"/>
    <w:uiPriority w:val="99"/>
    <w:semiHidden/>
    <w:unhideWhenUsed/>
    <w:rsid w:val="007A080D"/>
    <w:rPr>
      <w:color w:val="605E5C"/>
      <w:shd w:val="clear" w:color="auto" w:fill="E1DFDD"/>
    </w:rPr>
  </w:style>
  <w:style w:type="paragraph" w:styleId="Revision">
    <w:name w:val="Revision"/>
    <w:hidden/>
    <w:uiPriority w:val="99"/>
    <w:semiHidden/>
    <w:rsid w:val="00D41520"/>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4932">
      <w:bodyDiv w:val="1"/>
      <w:marLeft w:val="0"/>
      <w:marRight w:val="0"/>
      <w:marTop w:val="0"/>
      <w:marBottom w:val="0"/>
      <w:divBdr>
        <w:top w:val="none" w:sz="0" w:space="0" w:color="auto"/>
        <w:left w:val="none" w:sz="0" w:space="0" w:color="auto"/>
        <w:bottom w:val="none" w:sz="0" w:space="0" w:color="auto"/>
        <w:right w:val="none" w:sz="0" w:space="0" w:color="auto"/>
      </w:divBdr>
    </w:div>
    <w:div w:id="57367740">
      <w:bodyDiv w:val="1"/>
      <w:marLeft w:val="0"/>
      <w:marRight w:val="0"/>
      <w:marTop w:val="0"/>
      <w:marBottom w:val="0"/>
      <w:divBdr>
        <w:top w:val="none" w:sz="0" w:space="0" w:color="auto"/>
        <w:left w:val="none" w:sz="0" w:space="0" w:color="auto"/>
        <w:bottom w:val="none" w:sz="0" w:space="0" w:color="auto"/>
        <w:right w:val="none" w:sz="0" w:space="0" w:color="auto"/>
      </w:divBdr>
    </w:div>
    <w:div w:id="61148897">
      <w:bodyDiv w:val="1"/>
      <w:marLeft w:val="0"/>
      <w:marRight w:val="0"/>
      <w:marTop w:val="0"/>
      <w:marBottom w:val="0"/>
      <w:divBdr>
        <w:top w:val="none" w:sz="0" w:space="0" w:color="auto"/>
        <w:left w:val="none" w:sz="0" w:space="0" w:color="auto"/>
        <w:bottom w:val="none" w:sz="0" w:space="0" w:color="auto"/>
        <w:right w:val="none" w:sz="0" w:space="0" w:color="auto"/>
      </w:divBdr>
    </w:div>
    <w:div w:id="81922654">
      <w:bodyDiv w:val="1"/>
      <w:marLeft w:val="0"/>
      <w:marRight w:val="0"/>
      <w:marTop w:val="0"/>
      <w:marBottom w:val="0"/>
      <w:divBdr>
        <w:top w:val="none" w:sz="0" w:space="0" w:color="auto"/>
        <w:left w:val="none" w:sz="0" w:space="0" w:color="auto"/>
        <w:bottom w:val="none" w:sz="0" w:space="0" w:color="auto"/>
        <w:right w:val="none" w:sz="0" w:space="0" w:color="auto"/>
      </w:divBdr>
    </w:div>
    <w:div w:id="186332680">
      <w:bodyDiv w:val="1"/>
      <w:marLeft w:val="0"/>
      <w:marRight w:val="0"/>
      <w:marTop w:val="0"/>
      <w:marBottom w:val="0"/>
      <w:divBdr>
        <w:top w:val="none" w:sz="0" w:space="0" w:color="auto"/>
        <w:left w:val="none" w:sz="0" w:space="0" w:color="auto"/>
        <w:bottom w:val="none" w:sz="0" w:space="0" w:color="auto"/>
        <w:right w:val="none" w:sz="0" w:space="0" w:color="auto"/>
      </w:divBdr>
    </w:div>
    <w:div w:id="189530699">
      <w:bodyDiv w:val="1"/>
      <w:marLeft w:val="0"/>
      <w:marRight w:val="0"/>
      <w:marTop w:val="0"/>
      <w:marBottom w:val="0"/>
      <w:divBdr>
        <w:top w:val="none" w:sz="0" w:space="0" w:color="auto"/>
        <w:left w:val="none" w:sz="0" w:space="0" w:color="auto"/>
        <w:bottom w:val="none" w:sz="0" w:space="0" w:color="auto"/>
        <w:right w:val="none" w:sz="0" w:space="0" w:color="auto"/>
      </w:divBdr>
    </w:div>
    <w:div w:id="202668900">
      <w:bodyDiv w:val="1"/>
      <w:marLeft w:val="0"/>
      <w:marRight w:val="0"/>
      <w:marTop w:val="0"/>
      <w:marBottom w:val="0"/>
      <w:divBdr>
        <w:top w:val="none" w:sz="0" w:space="0" w:color="auto"/>
        <w:left w:val="none" w:sz="0" w:space="0" w:color="auto"/>
        <w:bottom w:val="none" w:sz="0" w:space="0" w:color="auto"/>
        <w:right w:val="none" w:sz="0" w:space="0" w:color="auto"/>
      </w:divBdr>
    </w:div>
    <w:div w:id="291177940">
      <w:bodyDiv w:val="1"/>
      <w:marLeft w:val="0"/>
      <w:marRight w:val="0"/>
      <w:marTop w:val="0"/>
      <w:marBottom w:val="0"/>
      <w:divBdr>
        <w:top w:val="none" w:sz="0" w:space="0" w:color="auto"/>
        <w:left w:val="none" w:sz="0" w:space="0" w:color="auto"/>
        <w:bottom w:val="none" w:sz="0" w:space="0" w:color="auto"/>
        <w:right w:val="none" w:sz="0" w:space="0" w:color="auto"/>
      </w:divBdr>
    </w:div>
    <w:div w:id="318966085">
      <w:bodyDiv w:val="1"/>
      <w:marLeft w:val="0"/>
      <w:marRight w:val="0"/>
      <w:marTop w:val="0"/>
      <w:marBottom w:val="0"/>
      <w:divBdr>
        <w:top w:val="none" w:sz="0" w:space="0" w:color="auto"/>
        <w:left w:val="none" w:sz="0" w:space="0" w:color="auto"/>
        <w:bottom w:val="none" w:sz="0" w:space="0" w:color="auto"/>
        <w:right w:val="none" w:sz="0" w:space="0" w:color="auto"/>
      </w:divBdr>
    </w:div>
    <w:div w:id="351613167">
      <w:bodyDiv w:val="1"/>
      <w:marLeft w:val="0"/>
      <w:marRight w:val="0"/>
      <w:marTop w:val="0"/>
      <w:marBottom w:val="0"/>
      <w:divBdr>
        <w:top w:val="none" w:sz="0" w:space="0" w:color="auto"/>
        <w:left w:val="none" w:sz="0" w:space="0" w:color="auto"/>
        <w:bottom w:val="none" w:sz="0" w:space="0" w:color="auto"/>
        <w:right w:val="none" w:sz="0" w:space="0" w:color="auto"/>
      </w:divBdr>
    </w:div>
    <w:div w:id="437138021">
      <w:bodyDiv w:val="1"/>
      <w:marLeft w:val="0"/>
      <w:marRight w:val="0"/>
      <w:marTop w:val="0"/>
      <w:marBottom w:val="0"/>
      <w:divBdr>
        <w:top w:val="none" w:sz="0" w:space="0" w:color="auto"/>
        <w:left w:val="none" w:sz="0" w:space="0" w:color="auto"/>
        <w:bottom w:val="none" w:sz="0" w:space="0" w:color="auto"/>
        <w:right w:val="none" w:sz="0" w:space="0" w:color="auto"/>
      </w:divBdr>
    </w:div>
    <w:div w:id="462961721">
      <w:bodyDiv w:val="1"/>
      <w:marLeft w:val="0"/>
      <w:marRight w:val="0"/>
      <w:marTop w:val="0"/>
      <w:marBottom w:val="0"/>
      <w:divBdr>
        <w:top w:val="none" w:sz="0" w:space="0" w:color="auto"/>
        <w:left w:val="none" w:sz="0" w:space="0" w:color="auto"/>
        <w:bottom w:val="none" w:sz="0" w:space="0" w:color="auto"/>
        <w:right w:val="none" w:sz="0" w:space="0" w:color="auto"/>
      </w:divBdr>
    </w:div>
    <w:div w:id="489910998">
      <w:bodyDiv w:val="1"/>
      <w:marLeft w:val="0"/>
      <w:marRight w:val="0"/>
      <w:marTop w:val="0"/>
      <w:marBottom w:val="0"/>
      <w:divBdr>
        <w:top w:val="none" w:sz="0" w:space="0" w:color="auto"/>
        <w:left w:val="none" w:sz="0" w:space="0" w:color="auto"/>
        <w:bottom w:val="none" w:sz="0" w:space="0" w:color="auto"/>
        <w:right w:val="none" w:sz="0" w:space="0" w:color="auto"/>
      </w:divBdr>
    </w:div>
    <w:div w:id="573122822">
      <w:bodyDiv w:val="1"/>
      <w:marLeft w:val="0"/>
      <w:marRight w:val="0"/>
      <w:marTop w:val="0"/>
      <w:marBottom w:val="0"/>
      <w:divBdr>
        <w:top w:val="none" w:sz="0" w:space="0" w:color="auto"/>
        <w:left w:val="none" w:sz="0" w:space="0" w:color="auto"/>
        <w:bottom w:val="none" w:sz="0" w:space="0" w:color="auto"/>
        <w:right w:val="none" w:sz="0" w:space="0" w:color="auto"/>
      </w:divBdr>
    </w:div>
    <w:div w:id="630674194">
      <w:bodyDiv w:val="1"/>
      <w:marLeft w:val="0"/>
      <w:marRight w:val="0"/>
      <w:marTop w:val="0"/>
      <w:marBottom w:val="0"/>
      <w:divBdr>
        <w:top w:val="none" w:sz="0" w:space="0" w:color="auto"/>
        <w:left w:val="none" w:sz="0" w:space="0" w:color="auto"/>
        <w:bottom w:val="none" w:sz="0" w:space="0" w:color="auto"/>
        <w:right w:val="none" w:sz="0" w:space="0" w:color="auto"/>
      </w:divBdr>
    </w:div>
    <w:div w:id="692148842">
      <w:bodyDiv w:val="1"/>
      <w:marLeft w:val="0"/>
      <w:marRight w:val="0"/>
      <w:marTop w:val="0"/>
      <w:marBottom w:val="0"/>
      <w:divBdr>
        <w:top w:val="none" w:sz="0" w:space="0" w:color="auto"/>
        <w:left w:val="none" w:sz="0" w:space="0" w:color="auto"/>
        <w:bottom w:val="none" w:sz="0" w:space="0" w:color="auto"/>
        <w:right w:val="none" w:sz="0" w:space="0" w:color="auto"/>
      </w:divBdr>
    </w:div>
    <w:div w:id="704403506">
      <w:bodyDiv w:val="1"/>
      <w:marLeft w:val="0"/>
      <w:marRight w:val="0"/>
      <w:marTop w:val="0"/>
      <w:marBottom w:val="0"/>
      <w:divBdr>
        <w:top w:val="none" w:sz="0" w:space="0" w:color="auto"/>
        <w:left w:val="none" w:sz="0" w:space="0" w:color="auto"/>
        <w:bottom w:val="none" w:sz="0" w:space="0" w:color="auto"/>
        <w:right w:val="none" w:sz="0" w:space="0" w:color="auto"/>
      </w:divBdr>
    </w:div>
    <w:div w:id="753665002">
      <w:bodyDiv w:val="1"/>
      <w:marLeft w:val="0"/>
      <w:marRight w:val="0"/>
      <w:marTop w:val="0"/>
      <w:marBottom w:val="0"/>
      <w:divBdr>
        <w:top w:val="none" w:sz="0" w:space="0" w:color="auto"/>
        <w:left w:val="none" w:sz="0" w:space="0" w:color="auto"/>
        <w:bottom w:val="none" w:sz="0" w:space="0" w:color="auto"/>
        <w:right w:val="none" w:sz="0" w:space="0" w:color="auto"/>
      </w:divBdr>
    </w:div>
    <w:div w:id="770974934">
      <w:bodyDiv w:val="1"/>
      <w:marLeft w:val="0"/>
      <w:marRight w:val="0"/>
      <w:marTop w:val="0"/>
      <w:marBottom w:val="0"/>
      <w:divBdr>
        <w:top w:val="none" w:sz="0" w:space="0" w:color="auto"/>
        <w:left w:val="none" w:sz="0" w:space="0" w:color="auto"/>
        <w:bottom w:val="none" w:sz="0" w:space="0" w:color="auto"/>
        <w:right w:val="none" w:sz="0" w:space="0" w:color="auto"/>
      </w:divBdr>
    </w:div>
    <w:div w:id="779489622">
      <w:bodyDiv w:val="1"/>
      <w:marLeft w:val="0"/>
      <w:marRight w:val="0"/>
      <w:marTop w:val="0"/>
      <w:marBottom w:val="0"/>
      <w:divBdr>
        <w:top w:val="none" w:sz="0" w:space="0" w:color="auto"/>
        <w:left w:val="none" w:sz="0" w:space="0" w:color="auto"/>
        <w:bottom w:val="none" w:sz="0" w:space="0" w:color="auto"/>
        <w:right w:val="none" w:sz="0" w:space="0" w:color="auto"/>
      </w:divBdr>
    </w:div>
    <w:div w:id="851336619">
      <w:bodyDiv w:val="1"/>
      <w:marLeft w:val="0"/>
      <w:marRight w:val="0"/>
      <w:marTop w:val="0"/>
      <w:marBottom w:val="0"/>
      <w:divBdr>
        <w:top w:val="none" w:sz="0" w:space="0" w:color="auto"/>
        <w:left w:val="none" w:sz="0" w:space="0" w:color="auto"/>
        <w:bottom w:val="none" w:sz="0" w:space="0" w:color="auto"/>
        <w:right w:val="none" w:sz="0" w:space="0" w:color="auto"/>
      </w:divBdr>
    </w:div>
    <w:div w:id="858082377">
      <w:bodyDiv w:val="1"/>
      <w:marLeft w:val="0"/>
      <w:marRight w:val="0"/>
      <w:marTop w:val="0"/>
      <w:marBottom w:val="0"/>
      <w:divBdr>
        <w:top w:val="none" w:sz="0" w:space="0" w:color="auto"/>
        <w:left w:val="none" w:sz="0" w:space="0" w:color="auto"/>
        <w:bottom w:val="none" w:sz="0" w:space="0" w:color="auto"/>
        <w:right w:val="none" w:sz="0" w:space="0" w:color="auto"/>
      </w:divBdr>
    </w:div>
    <w:div w:id="964654455">
      <w:bodyDiv w:val="1"/>
      <w:marLeft w:val="0"/>
      <w:marRight w:val="0"/>
      <w:marTop w:val="0"/>
      <w:marBottom w:val="0"/>
      <w:divBdr>
        <w:top w:val="none" w:sz="0" w:space="0" w:color="auto"/>
        <w:left w:val="none" w:sz="0" w:space="0" w:color="auto"/>
        <w:bottom w:val="none" w:sz="0" w:space="0" w:color="auto"/>
        <w:right w:val="none" w:sz="0" w:space="0" w:color="auto"/>
      </w:divBdr>
    </w:div>
    <w:div w:id="1036387990">
      <w:bodyDiv w:val="1"/>
      <w:marLeft w:val="0"/>
      <w:marRight w:val="0"/>
      <w:marTop w:val="0"/>
      <w:marBottom w:val="0"/>
      <w:divBdr>
        <w:top w:val="none" w:sz="0" w:space="0" w:color="auto"/>
        <w:left w:val="none" w:sz="0" w:space="0" w:color="auto"/>
        <w:bottom w:val="none" w:sz="0" w:space="0" w:color="auto"/>
        <w:right w:val="none" w:sz="0" w:space="0" w:color="auto"/>
      </w:divBdr>
    </w:div>
    <w:div w:id="1038822012">
      <w:bodyDiv w:val="1"/>
      <w:marLeft w:val="0"/>
      <w:marRight w:val="0"/>
      <w:marTop w:val="0"/>
      <w:marBottom w:val="0"/>
      <w:divBdr>
        <w:top w:val="none" w:sz="0" w:space="0" w:color="auto"/>
        <w:left w:val="none" w:sz="0" w:space="0" w:color="auto"/>
        <w:bottom w:val="none" w:sz="0" w:space="0" w:color="auto"/>
        <w:right w:val="none" w:sz="0" w:space="0" w:color="auto"/>
      </w:divBdr>
    </w:div>
    <w:div w:id="1100222886">
      <w:bodyDiv w:val="1"/>
      <w:marLeft w:val="0"/>
      <w:marRight w:val="0"/>
      <w:marTop w:val="0"/>
      <w:marBottom w:val="0"/>
      <w:divBdr>
        <w:top w:val="none" w:sz="0" w:space="0" w:color="auto"/>
        <w:left w:val="none" w:sz="0" w:space="0" w:color="auto"/>
        <w:bottom w:val="none" w:sz="0" w:space="0" w:color="auto"/>
        <w:right w:val="none" w:sz="0" w:space="0" w:color="auto"/>
      </w:divBdr>
    </w:div>
    <w:div w:id="1182816662">
      <w:bodyDiv w:val="1"/>
      <w:marLeft w:val="0"/>
      <w:marRight w:val="0"/>
      <w:marTop w:val="0"/>
      <w:marBottom w:val="0"/>
      <w:divBdr>
        <w:top w:val="none" w:sz="0" w:space="0" w:color="auto"/>
        <w:left w:val="none" w:sz="0" w:space="0" w:color="auto"/>
        <w:bottom w:val="none" w:sz="0" w:space="0" w:color="auto"/>
        <w:right w:val="none" w:sz="0" w:space="0" w:color="auto"/>
      </w:divBdr>
    </w:div>
    <w:div w:id="1240943607">
      <w:bodyDiv w:val="1"/>
      <w:marLeft w:val="0"/>
      <w:marRight w:val="0"/>
      <w:marTop w:val="0"/>
      <w:marBottom w:val="0"/>
      <w:divBdr>
        <w:top w:val="none" w:sz="0" w:space="0" w:color="auto"/>
        <w:left w:val="none" w:sz="0" w:space="0" w:color="auto"/>
        <w:bottom w:val="none" w:sz="0" w:space="0" w:color="auto"/>
        <w:right w:val="none" w:sz="0" w:space="0" w:color="auto"/>
      </w:divBdr>
    </w:div>
    <w:div w:id="1292396970">
      <w:bodyDiv w:val="1"/>
      <w:marLeft w:val="0"/>
      <w:marRight w:val="0"/>
      <w:marTop w:val="0"/>
      <w:marBottom w:val="0"/>
      <w:divBdr>
        <w:top w:val="none" w:sz="0" w:space="0" w:color="auto"/>
        <w:left w:val="none" w:sz="0" w:space="0" w:color="auto"/>
        <w:bottom w:val="none" w:sz="0" w:space="0" w:color="auto"/>
        <w:right w:val="none" w:sz="0" w:space="0" w:color="auto"/>
      </w:divBdr>
    </w:div>
    <w:div w:id="1317688337">
      <w:bodyDiv w:val="1"/>
      <w:marLeft w:val="0"/>
      <w:marRight w:val="0"/>
      <w:marTop w:val="0"/>
      <w:marBottom w:val="0"/>
      <w:divBdr>
        <w:top w:val="none" w:sz="0" w:space="0" w:color="auto"/>
        <w:left w:val="none" w:sz="0" w:space="0" w:color="auto"/>
        <w:bottom w:val="none" w:sz="0" w:space="0" w:color="auto"/>
        <w:right w:val="none" w:sz="0" w:space="0" w:color="auto"/>
      </w:divBdr>
    </w:div>
    <w:div w:id="1329022005">
      <w:bodyDiv w:val="1"/>
      <w:marLeft w:val="0"/>
      <w:marRight w:val="0"/>
      <w:marTop w:val="0"/>
      <w:marBottom w:val="0"/>
      <w:divBdr>
        <w:top w:val="none" w:sz="0" w:space="0" w:color="auto"/>
        <w:left w:val="none" w:sz="0" w:space="0" w:color="auto"/>
        <w:bottom w:val="none" w:sz="0" w:space="0" w:color="auto"/>
        <w:right w:val="none" w:sz="0" w:space="0" w:color="auto"/>
      </w:divBdr>
    </w:div>
    <w:div w:id="1369723957">
      <w:bodyDiv w:val="1"/>
      <w:marLeft w:val="0"/>
      <w:marRight w:val="0"/>
      <w:marTop w:val="0"/>
      <w:marBottom w:val="0"/>
      <w:divBdr>
        <w:top w:val="none" w:sz="0" w:space="0" w:color="auto"/>
        <w:left w:val="none" w:sz="0" w:space="0" w:color="auto"/>
        <w:bottom w:val="none" w:sz="0" w:space="0" w:color="auto"/>
        <w:right w:val="none" w:sz="0" w:space="0" w:color="auto"/>
      </w:divBdr>
    </w:div>
    <w:div w:id="1515415984">
      <w:bodyDiv w:val="1"/>
      <w:marLeft w:val="0"/>
      <w:marRight w:val="0"/>
      <w:marTop w:val="0"/>
      <w:marBottom w:val="0"/>
      <w:divBdr>
        <w:top w:val="none" w:sz="0" w:space="0" w:color="auto"/>
        <w:left w:val="none" w:sz="0" w:space="0" w:color="auto"/>
        <w:bottom w:val="none" w:sz="0" w:space="0" w:color="auto"/>
        <w:right w:val="none" w:sz="0" w:space="0" w:color="auto"/>
      </w:divBdr>
    </w:div>
    <w:div w:id="1580821320">
      <w:bodyDiv w:val="1"/>
      <w:marLeft w:val="0"/>
      <w:marRight w:val="0"/>
      <w:marTop w:val="0"/>
      <w:marBottom w:val="0"/>
      <w:divBdr>
        <w:top w:val="none" w:sz="0" w:space="0" w:color="auto"/>
        <w:left w:val="none" w:sz="0" w:space="0" w:color="auto"/>
        <w:bottom w:val="none" w:sz="0" w:space="0" w:color="auto"/>
        <w:right w:val="none" w:sz="0" w:space="0" w:color="auto"/>
      </w:divBdr>
    </w:div>
    <w:div w:id="1626042383">
      <w:bodyDiv w:val="1"/>
      <w:marLeft w:val="0"/>
      <w:marRight w:val="0"/>
      <w:marTop w:val="0"/>
      <w:marBottom w:val="0"/>
      <w:divBdr>
        <w:top w:val="none" w:sz="0" w:space="0" w:color="auto"/>
        <w:left w:val="none" w:sz="0" w:space="0" w:color="auto"/>
        <w:bottom w:val="none" w:sz="0" w:space="0" w:color="auto"/>
        <w:right w:val="none" w:sz="0" w:space="0" w:color="auto"/>
      </w:divBdr>
    </w:div>
    <w:div w:id="1711418897">
      <w:bodyDiv w:val="1"/>
      <w:marLeft w:val="0"/>
      <w:marRight w:val="0"/>
      <w:marTop w:val="0"/>
      <w:marBottom w:val="0"/>
      <w:divBdr>
        <w:top w:val="none" w:sz="0" w:space="0" w:color="auto"/>
        <w:left w:val="none" w:sz="0" w:space="0" w:color="auto"/>
        <w:bottom w:val="none" w:sz="0" w:space="0" w:color="auto"/>
        <w:right w:val="none" w:sz="0" w:space="0" w:color="auto"/>
      </w:divBdr>
    </w:div>
    <w:div w:id="1741710285">
      <w:bodyDiv w:val="1"/>
      <w:marLeft w:val="0"/>
      <w:marRight w:val="0"/>
      <w:marTop w:val="0"/>
      <w:marBottom w:val="0"/>
      <w:divBdr>
        <w:top w:val="none" w:sz="0" w:space="0" w:color="auto"/>
        <w:left w:val="none" w:sz="0" w:space="0" w:color="auto"/>
        <w:bottom w:val="none" w:sz="0" w:space="0" w:color="auto"/>
        <w:right w:val="none" w:sz="0" w:space="0" w:color="auto"/>
      </w:divBdr>
    </w:div>
    <w:div w:id="1747803884">
      <w:bodyDiv w:val="1"/>
      <w:marLeft w:val="0"/>
      <w:marRight w:val="0"/>
      <w:marTop w:val="0"/>
      <w:marBottom w:val="0"/>
      <w:divBdr>
        <w:top w:val="none" w:sz="0" w:space="0" w:color="auto"/>
        <w:left w:val="none" w:sz="0" w:space="0" w:color="auto"/>
        <w:bottom w:val="none" w:sz="0" w:space="0" w:color="auto"/>
        <w:right w:val="none" w:sz="0" w:space="0" w:color="auto"/>
      </w:divBdr>
    </w:div>
    <w:div w:id="1754820411">
      <w:bodyDiv w:val="1"/>
      <w:marLeft w:val="0"/>
      <w:marRight w:val="0"/>
      <w:marTop w:val="0"/>
      <w:marBottom w:val="0"/>
      <w:divBdr>
        <w:top w:val="none" w:sz="0" w:space="0" w:color="auto"/>
        <w:left w:val="none" w:sz="0" w:space="0" w:color="auto"/>
        <w:bottom w:val="none" w:sz="0" w:space="0" w:color="auto"/>
        <w:right w:val="none" w:sz="0" w:space="0" w:color="auto"/>
      </w:divBdr>
    </w:div>
    <w:div w:id="1769154417">
      <w:bodyDiv w:val="1"/>
      <w:marLeft w:val="0"/>
      <w:marRight w:val="0"/>
      <w:marTop w:val="0"/>
      <w:marBottom w:val="0"/>
      <w:divBdr>
        <w:top w:val="none" w:sz="0" w:space="0" w:color="auto"/>
        <w:left w:val="none" w:sz="0" w:space="0" w:color="auto"/>
        <w:bottom w:val="none" w:sz="0" w:space="0" w:color="auto"/>
        <w:right w:val="none" w:sz="0" w:space="0" w:color="auto"/>
      </w:divBdr>
    </w:div>
    <w:div w:id="1882551451">
      <w:bodyDiv w:val="1"/>
      <w:marLeft w:val="0"/>
      <w:marRight w:val="0"/>
      <w:marTop w:val="0"/>
      <w:marBottom w:val="0"/>
      <w:divBdr>
        <w:top w:val="none" w:sz="0" w:space="0" w:color="auto"/>
        <w:left w:val="none" w:sz="0" w:space="0" w:color="auto"/>
        <w:bottom w:val="none" w:sz="0" w:space="0" w:color="auto"/>
        <w:right w:val="none" w:sz="0" w:space="0" w:color="auto"/>
      </w:divBdr>
      <w:divsChild>
        <w:div w:id="1218199019">
          <w:marLeft w:val="0"/>
          <w:marRight w:val="0"/>
          <w:marTop w:val="0"/>
          <w:marBottom w:val="0"/>
          <w:divBdr>
            <w:top w:val="none" w:sz="0" w:space="0" w:color="auto"/>
            <w:left w:val="none" w:sz="0" w:space="0" w:color="auto"/>
            <w:bottom w:val="none" w:sz="0" w:space="0" w:color="auto"/>
            <w:right w:val="none" w:sz="0" w:space="0" w:color="auto"/>
          </w:divBdr>
          <w:divsChild>
            <w:div w:id="171207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75607">
      <w:bodyDiv w:val="1"/>
      <w:marLeft w:val="0"/>
      <w:marRight w:val="0"/>
      <w:marTop w:val="0"/>
      <w:marBottom w:val="0"/>
      <w:divBdr>
        <w:top w:val="none" w:sz="0" w:space="0" w:color="auto"/>
        <w:left w:val="none" w:sz="0" w:space="0" w:color="auto"/>
        <w:bottom w:val="none" w:sz="0" w:space="0" w:color="auto"/>
        <w:right w:val="none" w:sz="0" w:space="0" w:color="auto"/>
      </w:divBdr>
    </w:div>
    <w:div w:id="1937127805">
      <w:bodyDiv w:val="1"/>
      <w:marLeft w:val="0"/>
      <w:marRight w:val="0"/>
      <w:marTop w:val="0"/>
      <w:marBottom w:val="0"/>
      <w:divBdr>
        <w:top w:val="none" w:sz="0" w:space="0" w:color="auto"/>
        <w:left w:val="none" w:sz="0" w:space="0" w:color="auto"/>
        <w:bottom w:val="none" w:sz="0" w:space="0" w:color="auto"/>
        <w:right w:val="none" w:sz="0" w:space="0" w:color="auto"/>
      </w:divBdr>
    </w:div>
    <w:div w:id="1940529232">
      <w:bodyDiv w:val="1"/>
      <w:marLeft w:val="0"/>
      <w:marRight w:val="0"/>
      <w:marTop w:val="0"/>
      <w:marBottom w:val="0"/>
      <w:divBdr>
        <w:top w:val="none" w:sz="0" w:space="0" w:color="auto"/>
        <w:left w:val="none" w:sz="0" w:space="0" w:color="auto"/>
        <w:bottom w:val="none" w:sz="0" w:space="0" w:color="auto"/>
        <w:right w:val="none" w:sz="0" w:space="0" w:color="auto"/>
      </w:divBdr>
    </w:div>
    <w:div w:id="2007322051">
      <w:bodyDiv w:val="1"/>
      <w:marLeft w:val="0"/>
      <w:marRight w:val="0"/>
      <w:marTop w:val="0"/>
      <w:marBottom w:val="0"/>
      <w:divBdr>
        <w:top w:val="none" w:sz="0" w:space="0" w:color="auto"/>
        <w:left w:val="none" w:sz="0" w:space="0" w:color="auto"/>
        <w:bottom w:val="none" w:sz="0" w:space="0" w:color="auto"/>
        <w:right w:val="none" w:sz="0" w:space="0" w:color="auto"/>
      </w:divBdr>
    </w:div>
    <w:div w:id="2121954383">
      <w:bodyDiv w:val="1"/>
      <w:marLeft w:val="0"/>
      <w:marRight w:val="0"/>
      <w:marTop w:val="0"/>
      <w:marBottom w:val="0"/>
      <w:divBdr>
        <w:top w:val="none" w:sz="0" w:space="0" w:color="auto"/>
        <w:left w:val="none" w:sz="0" w:space="0" w:color="auto"/>
        <w:bottom w:val="none" w:sz="0" w:space="0" w:color="auto"/>
        <w:right w:val="none" w:sz="0" w:space="0" w:color="auto"/>
      </w:divBdr>
    </w:div>
    <w:div w:id="21305821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4FC634-AF8E-7140-8BC4-60E7A2300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2365</TotalTime>
  <Pages>21</Pages>
  <Words>37514</Words>
  <Characters>213836</Characters>
  <Application>Microsoft Office Word</Application>
  <DocSecurity>0</DocSecurity>
  <Lines>1781</Lines>
  <Paragraphs>501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Giulia Masoero</cp:lastModifiedBy>
  <cp:revision>50</cp:revision>
  <dcterms:created xsi:type="dcterms:W3CDTF">2022-03-07T20:19:00Z</dcterms:created>
  <dcterms:modified xsi:type="dcterms:W3CDTF">2022-07-01T16:08:00Z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id="uwPkliG1"/&gt;&lt;style id="http://www.zotero.org/styles/behavioral-ecology" hasBibliography="1" bibliographyStyleHasBeenSet="1"/&gt;&lt;prefs&gt;&lt;pref name="fieldType" value="Field"/&gt;&lt;/prefs&gt;&lt;/data&gt;</vt:lpwstr>
  </property>
  <property fmtid="{D5CDD505-2E9C-101B-9397-08002B2CF9AE}" pid="3" name="ZOTERO_PREF_2">
    <vt:lpwstr/>
  </property>
</Properties>
</file>